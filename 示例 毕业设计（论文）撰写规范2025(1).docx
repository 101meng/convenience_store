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3D69" w14:textId="77777777" w:rsidR="00A24A9A" w:rsidRDefault="00A24A9A" w:rsidP="0010668D">
      <w:pPr>
        <w:ind w:firstLineChars="0" w:firstLine="0"/>
        <w:jc w:val="center"/>
        <w:rPr>
          <w:rFonts w:eastAsia="华文行楷" w:cs="Times New Roman"/>
          <w:b/>
          <w:bCs/>
          <w:sz w:val="84"/>
        </w:rPr>
      </w:pPr>
      <w:bookmarkStart w:id="0" w:name="OLE_LINK33"/>
      <w:r>
        <w:rPr>
          <w:rFonts w:eastAsia="华文行楷" w:cs="Times New Roman" w:hint="eastAsia"/>
          <w:b/>
          <w:bCs/>
          <w:noProof/>
          <w:sz w:val="84"/>
        </w:rPr>
        <w:drawing>
          <wp:anchor distT="0" distB="0" distL="114300" distR="114300" simplePos="0" relativeHeight="251657216" behindDoc="0" locked="0" layoutInCell="1" allowOverlap="1" wp14:anchorId="4AE480CB" wp14:editId="3B2DD206">
            <wp:simplePos x="0" y="0"/>
            <wp:positionH relativeFrom="column">
              <wp:posOffset>-117475</wp:posOffset>
            </wp:positionH>
            <wp:positionV relativeFrom="paragraph">
              <wp:posOffset>247015</wp:posOffset>
            </wp:positionV>
            <wp:extent cx="884871" cy="901700"/>
            <wp:effectExtent l="0" t="0" r="0" b="0"/>
            <wp:wrapNone/>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4871" cy="901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华文行楷" w:cs="Times New Roman" w:hint="eastAsia"/>
          <w:b/>
          <w:bCs/>
          <w:noProof/>
          <w:sz w:val="84"/>
        </w:rPr>
        <w:drawing>
          <wp:anchor distT="0" distB="0" distL="114300" distR="114300" simplePos="0" relativeHeight="251660288" behindDoc="1" locked="0" layoutInCell="1" allowOverlap="1" wp14:anchorId="67DF07B2" wp14:editId="7237177F">
            <wp:simplePos x="0" y="0"/>
            <wp:positionH relativeFrom="column">
              <wp:posOffset>765175</wp:posOffset>
            </wp:positionH>
            <wp:positionV relativeFrom="paragraph">
              <wp:posOffset>126365</wp:posOffset>
            </wp:positionV>
            <wp:extent cx="3928745" cy="804545"/>
            <wp:effectExtent l="0" t="0" r="0" b="0"/>
            <wp:wrapNone/>
            <wp:docPr id="2" name="图片 2" descr="横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横幅"/>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28745" cy="804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0FD05F" w14:textId="77777777" w:rsidR="00A24A9A" w:rsidRPr="00A24A9A" w:rsidRDefault="00A24A9A" w:rsidP="00A24A9A">
      <w:pPr>
        <w:ind w:firstLineChars="700" w:firstLine="1548"/>
        <w:rPr>
          <w:rFonts w:cs="Times New Roman"/>
          <w:b/>
          <w:bCs/>
          <w:w w:val="85"/>
        </w:rPr>
      </w:pPr>
      <w:r w:rsidRPr="00A24A9A">
        <w:rPr>
          <w:rFonts w:cs="Times New Roman" w:hint="eastAsia"/>
          <w:b/>
          <w:bCs/>
          <w:w w:val="85"/>
        </w:rPr>
        <w:t>HENAN UNIVERSITY OF SCIENCE &amp; TECHNOLOGY</w:t>
      </w:r>
    </w:p>
    <w:p w14:paraId="26B97D38" w14:textId="77777777" w:rsidR="00A24A9A" w:rsidRDefault="00D739A6" w:rsidP="0010668D">
      <w:pPr>
        <w:ind w:firstLineChars="0" w:firstLine="0"/>
        <w:jc w:val="center"/>
        <w:rPr>
          <w:rFonts w:asciiTheme="minorEastAsia" w:hAnsiTheme="minorEastAsia" w:hint="eastAsia"/>
          <w:b/>
          <w:sz w:val="52"/>
          <w:szCs w:val="52"/>
        </w:rPr>
      </w:pPr>
      <w:commentRangeStart w:id="1"/>
      <w:commentRangeEnd w:id="1"/>
      <w:r>
        <w:rPr>
          <w:rStyle w:val="af4"/>
        </w:rPr>
        <w:commentReference w:id="1"/>
      </w:r>
    </w:p>
    <w:p w14:paraId="3505835E" w14:textId="77777777" w:rsidR="0010668D" w:rsidRDefault="0010668D" w:rsidP="0010668D">
      <w:pPr>
        <w:ind w:firstLineChars="0" w:firstLine="0"/>
        <w:jc w:val="center"/>
        <w:rPr>
          <w:rFonts w:asciiTheme="minorEastAsia" w:hAnsiTheme="minorEastAsia" w:hint="eastAsia"/>
          <w:b/>
          <w:sz w:val="52"/>
          <w:szCs w:val="52"/>
        </w:rPr>
      </w:pPr>
      <w:r w:rsidRPr="00097410">
        <w:rPr>
          <w:rFonts w:asciiTheme="minorEastAsia" w:hAnsiTheme="minorEastAsia" w:hint="eastAsia"/>
          <w:b/>
          <w:sz w:val="52"/>
          <w:szCs w:val="52"/>
        </w:rPr>
        <w:t>毕</w:t>
      </w:r>
      <w:r>
        <w:rPr>
          <w:rFonts w:asciiTheme="minorEastAsia" w:hAnsiTheme="minorEastAsia" w:hint="eastAsia"/>
          <w:b/>
          <w:sz w:val="52"/>
          <w:szCs w:val="52"/>
        </w:rPr>
        <w:t xml:space="preserve"> </w:t>
      </w:r>
      <w:r w:rsidRPr="00097410">
        <w:rPr>
          <w:rFonts w:asciiTheme="minorEastAsia" w:hAnsiTheme="minorEastAsia" w:hint="eastAsia"/>
          <w:b/>
          <w:sz w:val="52"/>
          <w:szCs w:val="52"/>
        </w:rPr>
        <w:t>业</w:t>
      </w:r>
      <w:r>
        <w:rPr>
          <w:rFonts w:asciiTheme="minorEastAsia" w:hAnsiTheme="minorEastAsia" w:hint="eastAsia"/>
          <w:b/>
          <w:sz w:val="52"/>
          <w:szCs w:val="52"/>
        </w:rPr>
        <w:t xml:space="preserve"> </w:t>
      </w:r>
      <w:r w:rsidRPr="00097410">
        <w:rPr>
          <w:rFonts w:asciiTheme="minorEastAsia" w:hAnsiTheme="minorEastAsia" w:hint="eastAsia"/>
          <w:b/>
          <w:sz w:val="52"/>
          <w:szCs w:val="52"/>
        </w:rPr>
        <w:t>设</w:t>
      </w:r>
      <w:r>
        <w:rPr>
          <w:rFonts w:asciiTheme="minorEastAsia" w:hAnsiTheme="minorEastAsia" w:hint="eastAsia"/>
          <w:b/>
          <w:sz w:val="52"/>
          <w:szCs w:val="52"/>
        </w:rPr>
        <w:t xml:space="preserve"> </w:t>
      </w:r>
      <w:r w:rsidRPr="00097410">
        <w:rPr>
          <w:rFonts w:asciiTheme="minorEastAsia" w:hAnsiTheme="minorEastAsia" w:hint="eastAsia"/>
          <w:b/>
          <w:sz w:val="52"/>
          <w:szCs w:val="52"/>
        </w:rPr>
        <w:t>计（论</w:t>
      </w:r>
      <w:r>
        <w:rPr>
          <w:rFonts w:asciiTheme="minorEastAsia" w:hAnsiTheme="minorEastAsia" w:hint="eastAsia"/>
          <w:b/>
          <w:sz w:val="52"/>
          <w:szCs w:val="52"/>
        </w:rPr>
        <w:t xml:space="preserve"> </w:t>
      </w:r>
      <w:r w:rsidRPr="00097410">
        <w:rPr>
          <w:rFonts w:asciiTheme="minorEastAsia" w:hAnsiTheme="minorEastAsia" w:hint="eastAsia"/>
          <w:b/>
          <w:sz w:val="52"/>
          <w:szCs w:val="52"/>
        </w:rPr>
        <w:t>文）</w:t>
      </w:r>
    </w:p>
    <w:p w14:paraId="2F8D8591" w14:textId="77777777" w:rsidR="00586F62" w:rsidRDefault="00586F62">
      <w:pPr>
        <w:ind w:firstLine="999"/>
        <w:jc w:val="center"/>
        <w:rPr>
          <w:rFonts w:cs="Times New Roman"/>
          <w:b/>
          <w:bCs/>
          <w:sz w:val="48"/>
        </w:rPr>
      </w:pPr>
    </w:p>
    <w:p w14:paraId="6349CC0A" w14:textId="77777777" w:rsidR="00586F62" w:rsidRPr="006F777F" w:rsidRDefault="00662DEF">
      <w:pPr>
        <w:ind w:firstLineChars="0" w:firstLine="0"/>
        <w:jc w:val="center"/>
        <w:rPr>
          <w:rFonts w:ascii="黑体" w:eastAsia="黑体" w:hAnsi="黑体" w:cs="Times New Roman" w:hint="eastAsia"/>
          <w:b/>
          <w:bCs/>
          <w:sz w:val="32"/>
          <w:szCs w:val="32"/>
        </w:rPr>
      </w:pPr>
      <w:r w:rsidRPr="006F777F">
        <w:rPr>
          <w:rFonts w:ascii="黑体" w:eastAsia="黑体" w:hAnsi="黑体" w:cs="Times New Roman"/>
          <w:b/>
          <w:bCs/>
          <w:sz w:val="32"/>
          <w:szCs w:val="32"/>
        </w:rPr>
        <w:t xml:space="preserve">题目 </w:t>
      </w:r>
      <w:r w:rsidR="00875DA2" w:rsidRPr="006F777F">
        <w:rPr>
          <w:rFonts w:ascii="黑体" w:eastAsia="黑体" w:hAnsi="黑体" w:cs="Times New Roman"/>
          <w:b/>
          <w:bCs/>
          <w:sz w:val="32"/>
          <w:szCs w:val="32"/>
        </w:rPr>
        <w:t xml:space="preserve"> </w:t>
      </w:r>
      <w:r w:rsidR="00291E0E" w:rsidRPr="006F777F">
        <w:rPr>
          <w:rFonts w:ascii="黑体" w:eastAsia="黑体" w:hAnsi="黑体" w:cs="Times New Roman"/>
          <w:b/>
          <w:bCs/>
          <w:sz w:val="32"/>
          <w:szCs w:val="32"/>
        </w:rPr>
        <w:t xml:space="preserve"> </w:t>
      </w:r>
      <w:r w:rsidR="00875DA2" w:rsidRPr="006F777F">
        <w:rPr>
          <w:rFonts w:ascii="黑体" w:eastAsia="黑体" w:hAnsi="黑体" w:cs="Times New Roman"/>
          <w:b/>
          <w:bCs/>
          <w:sz w:val="32"/>
          <w:szCs w:val="32"/>
        </w:rPr>
        <w:t xml:space="preserve"> </w:t>
      </w:r>
      <w:r w:rsidR="00875DA2" w:rsidRPr="006F777F">
        <w:rPr>
          <w:rFonts w:ascii="黑体" w:eastAsia="黑体" w:hAnsi="黑体" w:cs="Times New Roman"/>
          <w:b/>
          <w:bCs/>
          <w:sz w:val="32"/>
          <w:szCs w:val="32"/>
          <w:u w:val="single"/>
        </w:rPr>
        <w:t xml:space="preserve"> </w:t>
      </w:r>
      <w:r w:rsidR="0023010A" w:rsidRPr="006F777F">
        <w:rPr>
          <w:rFonts w:ascii="黑体" w:eastAsia="黑体" w:hAnsi="黑体" w:cs="Times New Roman" w:hint="eastAsia"/>
          <w:b/>
          <w:bCs/>
          <w:sz w:val="32"/>
          <w:szCs w:val="32"/>
          <w:u w:val="single"/>
        </w:rPr>
        <w:t>螺旋进气微米颗粒分离器</w:t>
      </w:r>
      <w:commentRangeStart w:id="2"/>
      <w:r w:rsidR="0023010A" w:rsidRPr="006F777F">
        <w:rPr>
          <w:rFonts w:ascii="黑体" w:eastAsia="黑体" w:hAnsi="黑体" w:cs="Times New Roman" w:hint="eastAsia"/>
          <w:b/>
          <w:bCs/>
          <w:sz w:val="32"/>
          <w:szCs w:val="32"/>
          <w:u w:val="single"/>
        </w:rPr>
        <w:t>设计</w:t>
      </w:r>
      <w:commentRangeEnd w:id="2"/>
      <w:r w:rsidR="006F777F" w:rsidRPr="006F777F">
        <w:rPr>
          <w:rStyle w:val="af4"/>
          <w:rFonts w:ascii="黑体" w:eastAsia="黑体" w:hAnsi="黑体"/>
          <w:b/>
          <w:bCs/>
          <w:sz w:val="32"/>
          <w:szCs w:val="32"/>
        </w:rPr>
        <w:commentReference w:id="2"/>
      </w:r>
      <w:r w:rsidR="00875DA2" w:rsidRPr="006F777F">
        <w:rPr>
          <w:rFonts w:ascii="黑体" w:eastAsia="黑体" w:hAnsi="黑体" w:cs="Times New Roman" w:hint="eastAsia"/>
          <w:b/>
          <w:bCs/>
          <w:sz w:val="32"/>
          <w:szCs w:val="32"/>
          <w:u w:val="single"/>
        </w:rPr>
        <w:t xml:space="preserve"> </w:t>
      </w:r>
    </w:p>
    <w:p w14:paraId="21257699" w14:textId="77777777" w:rsidR="00586F62" w:rsidRDefault="00586F62">
      <w:pPr>
        <w:ind w:firstLine="675"/>
        <w:jc w:val="center"/>
        <w:rPr>
          <w:rFonts w:eastAsia="黑体" w:cs="Times New Roman"/>
          <w:sz w:val="32"/>
          <w:szCs w:val="32"/>
        </w:rPr>
      </w:pPr>
    </w:p>
    <w:p w14:paraId="354392B1" w14:textId="77777777" w:rsidR="00586F62" w:rsidRPr="006F777F" w:rsidRDefault="00586F62">
      <w:pPr>
        <w:ind w:firstLine="675"/>
        <w:jc w:val="center"/>
        <w:rPr>
          <w:rFonts w:eastAsia="黑体" w:cs="Times New Roman"/>
          <w:sz w:val="32"/>
          <w:szCs w:val="32"/>
        </w:rPr>
      </w:pPr>
    </w:p>
    <w:p w14:paraId="7C5F523C" w14:textId="77777777" w:rsidR="00586F62" w:rsidRDefault="00586F62">
      <w:pPr>
        <w:ind w:firstLine="675"/>
        <w:jc w:val="center"/>
        <w:rPr>
          <w:rFonts w:eastAsia="黑体" w:cs="Times New Roman"/>
          <w:sz w:val="32"/>
          <w:szCs w:val="32"/>
        </w:rPr>
      </w:pPr>
    </w:p>
    <w:p w14:paraId="6FE2C201" w14:textId="77777777" w:rsidR="00586F62" w:rsidRDefault="00586F62">
      <w:pPr>
        <w:ind w:firstLine="675"/>
        <w:rPr>
          <w:rFonts w:eastAsia="黑体" w:cs="Times New Roman"/>
          <w:sz w:val="32"/>
          <w:szCs w:val="32"/>
        </w:rPr>
      </w:pPr>
    </w:p>
    <w:p w14:paraId="69398417" w14:textId="77777777" w:rsidR="00586F62" w:rsidRDefault="00586F62">
      <w:pPr>
        <w:ind w:firstLine="678"/>
        <w:rPr>
          <w:rFonts w:cs="Times New Roman"/>
          <w:b/>
          <w:bCs/>
          <w:sz w:val="32"/>
        </w:rPr>
      </w:pPr>
    </w:p>
    <w:p w14:paraId="5E8D5D91" w14:textId="77777777" w:rsidR="00586F62" w:rsidRPr="00232765" w:rsidRDefault="00662DEF">
      <w:pPr>
        <w:ind w:firstLineChars="539" w:firstLine="1719"/>
        <w:rPr>
          <w:rFonts w:asciiTheme="majorEastAsia" w:eastAsiaTheme="majorEastAsia" w:hAnsiTheme="majorEastAsia" w:cs="Times New Roman" w:hint="eastAsia"/>
          <w:sz w:val="30"/>
          <w:szCs w:val="30"/>
        </w:rPr>
      </w:pPr>
      <w:commentRangeStart w:id="3"/>
      <w:r w:rsidRPr="00232765">
        <w:rPr>
          <w:rFonts w:asciiTheme="majorEastAsia" w:eastAsiaTheme="majorEastAsia" w:hAnsiTheme="majorEastAsia" w:cs="Times New Roman"/>
          <w:b/>
          <w:bCs/>
          <w:sz w:val="30"/>
          <w:szCs w:val="30"/>
        </w:rPr>
        <w:t xml:space="preserve">姓   名   </w:t>
      </w:r>
      <w:r w:rsidR="0010668D" w:rsidRPr="00232765">
        <w:rPr>
          <w:rFonts w:asciiTheme="majorEastAsia" w:eastAsiaTheme="majorEastAsia" w:hAnsiTheme="majorEastAsia" w:cs="Times New Roman"/>
          <w:bCs/>
          <w:sz w:val="30"/>
          <w:szCs w:val="30"/>
          <w:u w:val="single"/>
        </w:rPr>
        <w:t xml:space="preserve">    </w:t>
      </w:r>
      <w:r w:rsidR="0010668D" w:rsidRPr="00232765">
        <w:rPr>
          <w:rFonts w:asciiTheme="majorEastAsia" w:eastAsiaTheme="majorEastAsia" w:hAnsiTheme="majorEastAsia" w:cs="Times New Roman" w:hint="eastAsia"/>
          <w:bCs/>
          <w:sz w:val="30"/>
          <w:szCs w:val="30"/>
          <w:u w:val="single"/>
        </w:rPr>
        <w:t xml:space="preserve"> </w:t>
      </w:r>
      <w:r w:rsidR="00A56696" w:rsidRPr="00232765">
        <w:rPr>
          <w:rFonts w:asciiTheme="majorEastAsia" w:eastAsiaTheme="majorEastAsia" w:hAnsiTheme="majorEastAsia" w:cs="Times New Roman"/>
          <w:bCs/>
          <w:sz w:val="30"/>
          <w:szCs w:val="30"/>
          <w:u w:val="single"/>
        </w:rPr>
        <w:t xml:space="preserve"> </w:t>
      </w:r>
      <w:r w:rsidR="00E3051E" w:rsidRPr="00232765">
        <w:rPr>
          <w:rFonts w:asciiTheme="majorEastAsia" w:eastAsiaTheme="majorEastAsia" w:hAnsiTheme="majorEastAsia" w:cs="Times New Roman" w:hint="eastAsia"/>
          <w:sz w:val="30"/>
          <w:szCs w:val="30"/>
          <w:u w:val="single"/>
        </w:rPr>
        <w:t xml:space="preserve">××× </w:t>
      </w:r>
      <w:r w:rsidR="0010668D" w:rsidRPr="00232765">
        <w:rPr>
          <w:rFonts w:asciiTheme="majorEastAsia" w:eastAsiaTheme="majorEastAsia" w:hAnsiTheme="majorEastAsia" w:cs="Times New Roman" w:hint="eastAsia"/>
          <w:sz w:val="30"/>
          <w:szCs w:val="30"/>
          <w:u w:val="single"/>
        </w:rPr>
        <w:t xml:space="preserve"> </w:t>
      </w:r>
      <w:r w:rsidRPr="00232765">
        <w:rPr>
          <w:rFonts w:asciiTheme="majorEastAsia" w:eastAsiaTheme="majorEastAsia" w:hAnsiTheme="majorEastAsia" w:cs="Times New Roman"/>
          <w:sz w:val="30"/>
          <w:szCs w:val="30"/>
          <w:u w:val="single"/>
        </w:rPr>
        <w:t xml:space="preserve">    </w:t>
      </w:r>
    </w:p>
    <w:p w14:paraId="704B5D23" w14:textId="4DB41C91" w:rsidR="00586F62" w:rsidRPr="00232765" w:rsidRDefault="00662DEF">
      <w:pPr>
        <w:ind w:firstLineChars="539" w:firstLine="1719"/>
        <w:rPr>
          <w:rFonts w:asciiTheme="majorEastAsia" w:eastAsiaTheme="majorEastAsia" w:hAnsiTheme="majorEastAsia" w:cs="Times New Roman" w:hint="eastAsia"/>
          <w:bCs/>
          <w:sz w:val="30"/>
          <w:szCs w:val="30"/>
          <w:u w:val="single"/>
        </w:rPr>
      </w:pPr>
      <w:r w:rsidRPr="00232765">
        <w:rPr>
          <w:rFonts w:asciiTheme="majorEastAsia" w:eastAsiaTheme="majorEastAsia" w:hAnsiTheme="majorEastAsia" w:cs="Times New Roman"/>
          <w:b/>
          <w:bCs/>
          <w:sz w:val="30"/>
          <w:szCs w:val="30"/>
        </w:rPr>
        <w:t xml:space="preserve">学   院   </w:t>
      </w:r>
      <w:r w:rsidRPr="00232765">
        <w:rPr>
          <w:rFonts w:asciiTheme="majorEastAsia" w:eastAsiaTheme="majorEastAsia" w:hAnsiTheme="majorEastAsia" w:cs="Times New Roman"/>
          <w:bCs/>
          <w:sz w:val="30"/>
          <w:szCs w:val="30"/>
          <w:u w:val="single"/>
        </w:rPr>
        <w:t xml:space="preserve">  </w:t>
      </w:r>
      <w:r w:rsidR="00D93236" w:rsidRPr="00232765">
        <w:rPr>
          <w:rFonts w:asciiTheme="majorEastAsia" w:eastAsiaTheme="majorEastAsia" w:hAnsiTheme="majorEastAsia" w:cs="Times New Roman"/>
          <w:bCs/>
          <w:sz w:val="30"/>
          <w:szCs w:val="30"/>
          <w:u w:val="single"/>
        </w:rPr>
        <w:t xml:space="preserve"> </w:t>
      </w:r>
      <w:r w:rsidR="00084AC8">
        <w:rPr>
          <w:rFonts w:asciiTheme="majorEastAsia" w:eastAsiaTheme="majorEastAsia" w:hAnsiTheme="majorEastAsia" w:cs="Times New Roman" w:hint="eastAsia"/>
          <w:bCs/>
          <w:sz w:val="30"/>
          <w:szCs w:val="30"/>
          <w:u w:val="single"/>
        </w:rPr>
        <w:t xml:space="preserve">  软件</w:t>
      </w:r>
      <w:r w:rsidRPr="00232765">
        <w:rPr>
          <w:rFonts w:asciiTheme="majorEastAsia" w:eastAsiaTheme="majorEastAsia" w:hAnsiTheme="majorEastAsia" w:cs="Times New Roman"/>
          <w:bCs/>
          <w:sz w:val="30"/>
          <w:szCs w:val="30"/>
          <w:u w:val="single"/>
        </w:rPr>
        <w:t>学院</w:t>
      </w:r>
      <w:r w:rsidR="00084AC8">
        <w:rPr>
          <w:rFonts w:asciiTheme="majorEastAsia" w:eastAsiaTheme="majorEastAsia" w:hAnsiTheme="majorEastAsia" w:cs="Times New Roman" w:hint="eastAsia"/>
          <w:bCs/>
          <w:sz w:val="30"/>
          <w:szCs w:val="30"/>
          <w:u w:val="single"/>
        </w:rPr>
        <w:t xml:space="preserve">  </w:t>
      </w:r>
      <w:r w:rsidRPr="00232765">
        <w:rPr>
          <w:rFonts w:asciiTheme="majorEastAsia" w:eastAsiaTheme="majorEastAsia" w:hAnsiTheme="majorEastAsia" w:cs="Times New Roman"/>
          <w:bCs/>
          <w:sz w:val="30"/>
          <w:szCs w:val="30"/>
          <w:u w:val="single"/>
        </w:rPr>
        <w:t xml:space="preserve"> </w:t>
      </w:r>
      <w:r w:rsidR="0010668D" w:rsidRPr="00232765">
        <w:rPr>
          <w:rFonts w:asciiTheme="majorEastAsia" w:eastAsiaTheme="majorEastAsia" w:hAnsiTheme="majorEastAsia" w:cs="Times New Roman" w:hint="eastAsia"/>
          <w:bCs/>
          <w:sz w:val="30"/>
          <w:szCs w:val="30"/>
          <w:u w:val="single"/>
        </w:rPr>
        <w:t xml:space="preserve"> </w:t>
      </w:r>
      <w:r w:rsidRPr="00232765">
        <w:rPr>
          <w:rFonts w:asciiTheme="majorEastAsia" w:eastAsiaTheme="majorEastAsia" w:hAnsiTheme="majorEastAsia" w:cs="Times New Roman"/>
          <w:bCs/>
          <w:sz w:val="30"/>
          <w:szCs w:val="30"/>
          <w:u w:val="single"/>
        </w:rPr>
        <w:t xml:space="preserve"> </w:t>
      </w:r>
    </w:p>
    <w:p w14:paraId="16410346" w14:textId="34858587" w:rsidR="00586F62" w:rsidRPr="00232765" w:rsidRDefault="00662DEF">
      <w:pPr>
        <w:ind w:firstLineChars="537" w:firstLine="1712"/>
        <w:rPr>
          <w:rFonts w:asciiTheme="majorEastAsia" w:eastAsiaTheme="majorEastAsia" w:hAnsiTheme="majorEastAsia" w:cs="Times New Roman" w:hint="eastAsia"/>
          <w:b/>
          <w:bCs/>
          <w:sz w:val="30"/>
          <w:szCs w:val="30"/>
          <w:u w:val="single"/>
        </w:rPr>
      </w:pPr>
      <w:r w:rsidRPr="00232765">
        <w:rPr>
          <w:rFonts w:asciiTheme="majorEastAsia" w:eastAsiaTheme="majorEastAsia" w:hAnsiTheme="majorEastAsia" w:cs="Times New Roman"/>
          <w:b/>
          <w:bCs/>
          <w:sz w:val="30"/>
          <w:szCs w:val="30"/>
        </w:rPr>
        <w:t xml:space="preserve">专   业  </w:t>
      </w:r>
      <w:r w:rsidRPr="00232765">
        <w:rPr>
          <w:rFonts w:asciiTheme="majorEastAsia" w:eastAsiaTheme="majorEastAsia" w:hAnsiTheme="majorEastAsia" w:cs="Times New Roman"/>
          <w:bCs/>
          <w:sz w:val="30"/>
          <w:szCs w:val="30"/>
        </w:rPr>
        <w:t xml:space="preserve"> </w:t>
      </w:r>
      <w:r w:rsidRPr="00232765">
        <w:rPr>
          <w:rFonts w:asciiTheme="majorEastAsia" w:eastAsiaTheme="majorEastAsia" w:hAnsiTheme="majorEastAsia" w:cs="Times New Roman"/>
          <w:bCs/>
          <w:sz w:val="30"/>
          <w:szCs w:val="30"/>
          <w:u w:val="single"/>
        </w:rPr>
        <w:t xml:space="preserve">    </w:t>
      </w:r>
      <w:r w:rsidR="00A56696" w:rsidRPr="00232765">
        <w:rPr>
          <w:rFonts w:asciiTheme="majorEastAsia" w:eastAsiaTheme="majorEastAsia" w:hAnsiTheme="majorEastAsia" w:cs="Times New Roman"/>
          <w:bCs/>
          <w:sz w:val="30"/>
          <w:szCs w:val="30"/>
          <w:u w:val="single"/>
        </w:rPr>
        <w:t xml:space="preserve"> </w:t>
      </w:r>
      <w:r w:rsidR="00084AC8">
        <w:rPr>
          <w:rFonts w:asciiTheme="majorEastAsia" w:eastAsiaTheme="majorEastAsia" w:hAnsiTheme="majorEastAsia" w:cs="Times New Roman" w:hint="eastAsia"/>
          <w:bCs/>
          <w:sz w:val="30"/>
          <w:szCs w:val="30"/>
          <w:u w:val="single"/>
        </w:rPr>
        <w:t>软件工程</w:t>
      </w:r>
      <w:r w:rsidRPr="00232765">
        <w:rPr>
          <w:rFonts w:asciiTheme="majorEastAsia" w:eastAsiaTheme="majorEastAsia" w:hAnsiTheme="majorEastAsia" w:cs="Times New Roman"/>
          <w:bCs/>
          <w:sz w:val="30"/>
          <w:szCs w:val="30"/>
          <w:u w:val="single"/>
        </w:rPr>
        <w:t xml:space="preserve"> </w:t>
      </w:r>
      <w:r w:rsidR="00AF3D56" w:rsidRPr="00232765">
        <w:rPr>
          <w:rFonts w:asciiTheme="majorEastAsia" w:eastAsiaTheme="majorEastAsia" w:hAnsiTheme="majorEastAsia" w:cs="Times New Roman" w:hint="eastAsia"/>
          <w:bCs/>
          <w:sz w:val="30"/>
          <w:szCs w:val="30"/>
          <w:u w:val="single"/>
        </w:rPr>
        <w:t xml:space="preserve"> </w:t>
      </w:r>
      <w:r w:rsidRPr="00232765">
        <w:rPr>
          <w:rFonts w:asciiTheme="majorEastAsia" w:eastAsiaTheme="majorEastAsia" w:hAnsiTheme="majorEastAsia" w:cs="Times New Roman"/>
          <w:bCs/>
          <w:sz w:val="30"/>
          <w:szCs w:val="30"/>
          <w:u w:val="single"/>
        </w:rPr>
        <w:t xml:space="preserve">   </w:t>
      </w:r>
    </w:p>
    <w:p w14:paraId="57275C23" w14:textId="77777777" w:rsidR="00586F62" w:rsidRPr="00232765" w:rsidRDefault="00662DEF">
      <w:pPr>
        <w:ind w:firstLineChars="539" w:firstLine="1719"/>
        <w:rPr>
          <w:rFonts w:asciiTheme="majorEastAsia" w:eastAsiaTheme="majorEastAsia" w:hAnsiTheme="majorEastAsia" w:cs="Times New Roman" w:hint="eastAsia"/>
          <w:b/>
          <w:bCs/>
          <w:sz w:val="30"/>
          <w:szCs w:val="30"/>
          <w:u w:val="single"/>
        </w:rPr>
      </w:pPr>
      <w:r w:rsidRPr="00232765">
        <w:rPr>
          <w:rFonts w:asciiTheme="majorEastAsia" w:eastAsiaTheme="majorEastAsia" w:hAnsiTheme="majorEastAsia" w:cs="Times New Roman"/>
          <w:b/>
          <w:bCs/>
          <w:sz w:val="30"/>
          <w:szCs w:val="30"/>
        </w:rPr>
        <w:t xml:space="preserve">指导教师 </w:t>
      </w:r>
      <w:r w:rsidRPr="00232765">
        <w:rPr>
          <w:rFonts w:asciiTheme="majorEastAsia" w:eastAsiaTheme="majorEastAsia" w:hAnsiTheme="majorEastAsia" w:cs="Times New Roman"/>
          <w:bCs/>
          <w:sz w:val="30"/>
          <w:szCs w:val="30"/>
        </w:rPr>
        <w:t xml:space="preserve"> </w:t>
      </w:r>
      <w:r w:rsidRPr="00232765">
        <w:rPr>
          <w:rFonts w:asciiTheme="majorEastAsia" w:eastAsiaTheme="majorEastAsia" w:hAnsiTheme="majorEastAsia" w:cs="Times New Roman"/>
          <w:bCs/>
          <w:sz w:val="30"/>
          <w:szCs w:val="30"/>
          <w:u w:val="single"/>
        </w:rPr>
        <w:t xml:space="preserve">    </w:t>
      </w:r>
      <w:r w:rsidR="0010668D" w:rsidRPr="00232765">
        <w:rPr>
          <w:rFonts w:asciiTheme="majorEastAsia" w:eastAsiaTheme="majorEastAsia" w:hAnsiTheme="majorEastAsia" w:cs="Times New Roman" w:hint="eastAsia"/>
          <w:bCs/>
          <w:sz w:val="30"/>
          <w:szCs w:val="30"/>
          <w:u w:val="single"/>
        </w:rPr>
        <w:t xml:space="preserve"> </w:t>
      </w:r>
      <w:r w:rsidR="00E3051E" w:rsidRPr="00232765">
        <w:rPr>
          <w:rFonts w:asciiTheme="majorEastAsia" w:eastAsiaTheme="majorEastAsia" w:hAnsiTheme="majorEastAsia" w:cs="Times New Roman" w:hint="eastAsia"/>
          <w:sz w:val="30"/>
          <w:szCs w:val="30"/>
          <w:u w:val="single"/>
        </w:rPr>
        <w:t xml:space="preserve">××× </w:t>
      </w:r>
      <w:r w:rsidRPr="00232765">
        <w:rPr>
          <w:rFonts w:asciiTheme="majorEastAsia" w:eastAsiaTheme="majorEastAsia" w:hAnsiTheme="majorEastAsia" w:cs="Times New Roman" w:hint="eastAsia"/>
          <w:bCs/>
          <w:sz w:val="30"/>
          <w:szCs w:val="30"/>
          <w:u w:val="single"/>
        </w:rPr>
        <w:t xml:space="preserve">  </w:t>
      </w:r>
      <w:r w:rsidRPr="00232765">
        <w:rPr>
          <w:rFonts w:asciiTheme="majorEastAsia" w:eastAsiaTheme="majorEastAsia" w:hAnsiTheme="majorEastAsia" w:cs="Times New Roman"/>
          <w:bCs/>
          <w:sz w:val="30"/>
          <w:szCs w:val="30"/>
          <w:u w:val="single"/>
        </w:rPr>
        <w:t xml:space="preserve">    </w:t>
      </w:r>
      <w:commentRangeEnd w:id="3"/>
      <w:r w:rsidR="00EE4956" w:rsidRPr="00232765">
        <w:rPr>
          <w:rStyle w:val="af4"/>
          <w:rFonts w:asciiTheme="majorEastAsia" w:eastAsiaTheme="majorEastAsia" w:hAnsiTheme="majorEastAsia"/>
          <w:sz w:val="30"/>
          <w:szCs w:val="30"/>
        </w:rPr>
        <w:commentReference w:id="3"/>
      </w:r>
    </w:p>
    <w:p w14:paraId="1C067E0A" w14:textId="77777777" w:rsidR="00586F62" w:rsidRDefault="00586F62">
      <w:pPr>
        <w:ind w:firstLine="638"/>
        <w:jc w:val="center"/>
        <w:rPr>
          <w:rFonts w:cs="Times New Roman"/>
          <w:b/>
          <w:bCs/>
          <w:sz w:val="30"/>
          <w:u w:val="single"/>
        </w:rPr>
      </w:pPr>
    </w:p>
    <w:p w14:paraId="401DF882" w14:textId="77777777" w:rsidR="00586F62" w:rsidRDefault="00586F62">
      <w:pPr>
        <w:ind w:firstLine="638"/>
        <w:jc w:val="center"/>
        <w:rPr>
          <w:rFonts w:cs="Times New Roman"/>
          <w:b/>
          <w:bCs/>
          <w:sz w:val="30"/>
          <w:u w:val="single"/>
        </w:rPr>
      </w:pPr>
    </w:p>
    <w:p w14:paraId="58D379E1" w14:textId="77777777" w:rsidR="00586F62" w:rsidRDefault="00586F62">
      <w:pPr>
        <w:ind w:firstLine="638"/>
        <w:jc w:val="center"/>
        <w:rPr>
          <w:rFonts w:cs="Times New Roman"/>
          <w:b/>
          <w:bCs/>
          <w:sz w:val="30"/>
          <w:u w:val="single"/>
        </w:rPr>
      </w:pPr>
    </w:p>
    <w:p w14:paraId="43F780BC" w14:textId="77777777" w:rsidR="00586F62" w:rsidRDefault="00586F62">
      <w:pPr>
        <w:ind w:firstLine="638"/>
        <w:jc w:val="center"/>
        <w:rPr>
          <w:rFonts w:cs="Times New Roman"/>
          <w:b/>
          <w:bCs/>
          <w:sz w:val="30"/>
          <w:u w:val="single"/>
        </w:rPr>
      </w:pPr>
    </w:p>
    <w:p w14:paraId="09127787" w14:textId="77777777" w:rsidR="00586F62" w:rsidRDefault="00586F62">
      <w:pPr>
        <w:ind w:firstLine="638"/>
        <w:jc w:val="center"/>
        <w:rPr>
          <w:rFonts w:cs="Times New Roman"/>
          <w:b/>
          <w:bCs/>
          <w:sz w:val="30"/>
          <w:u w:val="single"/>
        </w:rPr>
      </w:pPr>
    </w:p>
    <w:p w14:paraId="2480379B" w14:textId="1EA303E7" w:rsidR="00586F62" w:rsidRDefault="00662DEF" w:rsidP="00C5769A">
      <w:pPr>
        <w:ind w:firstLineChars="0" w:firstLine="0"/>
        <w:jc w:val="center"/>
        <w:rPr>
          <w:rFonts w:cs="Times New Roman"/>
          <w:b/>
          <w:bCs/>
          <w:sz w:val="30"/>
        </w:rPr>
      </w:pPr>
      <w:r>
        <w:rPr>
          <w:rFonts w:cs="Times New Roman"/>
          <w:b/>
          <w:bCs/>
          <w:sz w:val="30"/>
        </w:rPr>
        <w:t>20</w:t>
      </w:r>
      <w:r w:rsidR="00412904">
        <w:rPr>
          <w:rFonts w:cs="Times New Roman" w:hint="eastAsia"/>
          <w:b/>
          <w:bCs/>
          <w:sz w:val="30"/>
        </w:rPr>
        <w:t>2</w:t>
      </w:r>
      <w:r w:rsidR="000F5F81">
        <w:rPr>
          <w:rFonts w:cs="Times New Roman" w:hint="eastAsia"/>
          <w:b/>
          <w:bCs/>
          <w:sz w:val="30"/>
        </w:rPr>
        <w:t>5</w:t>
      </w:r>
      <w:r>
        <w:rPr>
          <w:rFonts w:cs="Times New Roman"/>
          <w:b/>
          <w:bCs/>
          <w:sz w:val="30"/>
        </w:rPr>
        <w:t>年</w:t>
      </w:r>
      <w:r w:rsidR="00EA0801">
        <w:rPr>
          <w:rFonts w:cs="Times New Roman" w:hint="eastAsia"/>
          <w:b/>
          <w:bCs/>
          <w:sz w:val="30"/>
        </w:rPr>
        <w:t>5</w:t>
      </w:r>
      <w:r>
        <w:rPr>
          <w:rFonts w:cs="Times New Roman"/>
          <w:b/>
          <w:bCs/>
          <w:sz w:val="30"/>
        </w:rPr>
        <w:t>月</w:t>
      </w:r>
      <w:r w:rsidR="0097329C">
        <w:rPr>
          <w:rFonts w:cs="Times New Roman" w:hint="eastAsia"/>
          <w:b/>
          <w:bCs/>
          <w:sz w:val="30"/>
        </w:rPr>
        <w:t>2</w:t>
      </w:r>
      <w:r w:rsidR="008E6580">
        <w:rPr>
          <w:rFonts w:cs="Times New Roman" w:hint="eastAsia"/>
          <w:b/>
          <w:bCs/>
          <w:sz w:val="30"/>
        </w:rPr>
        <w:t>5</w:t>
      </w:r>
      <w:commentRangeStart w:id="4"/>
      <w:r>
        <w:rPr>
          <w:rFonts w:cs="Times New Roman"/>
          <w:b/>
          <w:bCs/>
          <w:sz w:val="30"/>
        </w:rPr>
        <w:t>日</w:t>
      </w:r>
      <w:commentRangeEnd w:id="4"/>
      <w:r w:rsidR="00D739A6">
        <w:rPr>
          <w:rStyle w:val="af4"/>
        </w:rPr>
        <w:commentReference w:id="4"/>
      </w:r>
    </w:p>
    <w:p w14:paraId="65E20CAC" w14:textId="77777777" w:rsidR="00586F62" w:rsidRDefault="00586F62">
      <w:pPr>
        <w:ind w:firstLine="515"/>
        <w:rPr>
          <w:rFonts w:cs="Times New Roman"/>
        </w:rPr>
      </w:pPr>
    </w:p>
    <w:p w14:paraId="2C0D1ABF" w14:textId="77777777" w:rsidR="00586F62" w:rsidRDefault="00586F62">
      <w:pPr>
        <w:ind w:firstLine="515"/>
        <w:rPr>
          <w:rFonts w:cs="Times New Roman"/>
        </w:rPr>
      </w:pPr>
    </w:p>
    <w:p w14:paraId="0DC7D952" w14:textId="77777777" w:rsidR="00586F62" w:rsidRPr="0010668D" w:rsidRDefault="00586F62" w:rsidP="009864D1">
      <w:pPr>
        <w:ind w:firstLineChars="0" w:firstLine="0"/>
        <w:rPr>
          <w:rFonts w:cs="Times New Roman"/>
        </w:rPr>
        <w:sectPr w:rsidR="00586F62" w:rsidRPr="0010668D">
          <w:headerReference w:type="even" r:id="rId14"/>
          <w:headerReference w:type="default" r:id="rId15"/>
          <w:footerReference w:type="even" r:id="rId16"/>
          <w:footerReference w:type="default" r:id="rId17"/>
          <w:headerReference w:type="first" r:id="rId18"/>
          <w:footerReference w:type="first" r:id="rId19"/>
          <w:pgSz w:w="11906" w:h="16838"/>
          <w:pgMar w:top="1440" w:right="1418" w:bottom="1440" w:left="1418" w:header="1304" w:footer="1020" w:gutter="567"/>
          <w:pgNumType w:fmt="upperRoman" w:start="1"/>
          <w:cols w:space="0"/>
          <w:titlePg/>
          <w:docGrid w:type="linesAndChars" w:linePitch="450" w:charSpace="3618"/>
        </w:sectPr>
      </w:pPr>
    </w:p>
    <w:p w14:paraId="46E8E0A7" w14:textId="7105E336" w:rsidR="00BA2E6E" w:rsidRPr="00BA2E6E" w:rsidRDefault="00BA2E6E" w:rsidP="00BA2E6E">
      <w:pPr>
        <w:spacing w:line="360" w:lineRule="auto"/>
        <w:ind w:firstLineChars="0" w:firstLine="0"/>
        <w:jc w:val="center"/>
        <w:rPr>
          <w:rFonts w:ascii="黑体" w:eastAsia="黑体" w:hAnsi="黑体" w:cs="Times New Roman" w:hint="eastAsia"/>
          <w:bCs/>
          <w:sz w:val="36"/>
          <w:szCs w:val="36"/>
        </w:rPr>
      </w:pPr>
      <w:bookmarkStart w:id="7" w:name="_Hlk183527508"/>
      <w:r w:rsidRPr="00BA2E6E">
        <w:rPr>
          <w:rFonts w:ascii="黑体" w:eastAsia="黑体" w:hAnsi="黑体" w:cs="Times New Roman" w:hint="eastAsia"/>
          <w:bCs/>
          <w:sz w:val="36"/>
          <w:szCs w:val="36"/>
        </w:rPr>
        <w:lastRenderedPageBreak/>
        <w:t>学位论文</w:t>
      </w:r>
      <w:r w:rsidR="004F1131">
        <w:rPr>
          <w:rFonts w:ascii="黑体" w:eastAsia="黑体" w:hAnsi="黑体" w:cs="Times New Roman" w:hint="eastAsia"/>
          <w:bCs/>
          <w:sz w:val="36"/>
          <w:szCs w:val="36"/>
        </w:rPr>
        <w:t>写作</w:t>
      </w:r>
      <w:commentRangeStart w:id="8"/>
      <w:r w:rsidRPr="00BA2E6E">
        <w:rPr>
          <w:rFonts w:ascii="黑体" w:eastAsia="黑体" w:hAnsi="黑体" w:cs="Times New Roman" w:hint="eastAsia"/>
          <w:bCs/>
          <w:sz w:val="36"/>
          <w:szCs w:val="36"/>
        </w:rPr>
        <w:t>声明</w:t>
      </w:r>
      <w:commentRangeEnd w:id="8"/>
      <w:r w:rsidR="00DB4BE9">
        <w:rPr>
          <w:rStyle w:val="af4"/>
        </w:rPr>
        <w:commentReference w:id="8"/>
      </w:r>
    </w:p>
    <w:bookmarkEnd w:id="7"/>
    <w:p w14:paraId="6EFF338B" w14:textId="77777777" w:rsidR="009864D1" w:rsidRPr="004E3589" w:rsidRDefault="009864D1" w:rsidP="008525B1">
      <w:pPr>
        <w:adjustRightInd w:val="0"/>
        <w:snapToGrid w:val="0"/>
        <w:spacing w:line="360" w:lineRule="auto"/>
        <w:ind w:firstLine="515"/>
        <w:rPr>
          <w:rFonts w:cs="Times New Roman"/>
          <w:szCs w:val="21"/>
        </w:rPr>
      </w:pPr>
      <w:r w:rsidRPr="004E3589">
        <w:rPr>
          <w:rFonts w:ascii="宋体" w:hAnsi="宋体"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F694345" w14:textId="77777777" w:rsidR="009864D1" w:rsidRDefault="009864D1" w:rsidP="009864D1">
      <w:pPr>
        <w:spacing w:line="360" w:lineRule="auto"/>
        <w:ind w:firstLine="515"/>
      </w:pPr>
    </w:p>
    <w:p w14:paraId="14469DF0" w14:textId="77777777" w:rsidR="009864D1" w:rsidRDefault="00BA2E6E" w:rsidP="009864D1">
      <w:pPr>
        <w:wordWrap w:val="0"/>
        <w:ind w:firstLine="515"/>
        <w:jc w:val="right"/>
        <w:rPr>
          <w:rFonts w:ascii="宋体" w:hAnsi="宋体" w:hint="eastAsia"/>
        </w:rPr>
      </w:pPr>
      <w:r>
        <w:rPr>
          <w:rFonts w:ascii="宋体" w:hAnsi="宋体" w:hint="eastAsia"/>
        </w:rPr>
        <w:t xml:space="preserve">        </w:t>
      </w:r>
      <w:r w:rsidR="009864D1">
        <w:rPr>
          <w:rFonts w:ascii="宋体" w:hAnsi="宋体" w:hint="eastAsia"/>
        </w:rPr>
        <w:t xml:space="preserve">论文作者签名：          日期：    年    月    日   </w:t>
      </w:r>
    </w:p>
    <w:p w14:paraId="7425BAEE" w14:textId="77777777" w:rsidR="009864D1" w:rsidRDefault="009864D1" w:rsidP="00BA2E6E">
      <w:pPr>
        <w:ind w:firstLineChars="0" w:firstLine="0"/>
        <w:rPr>
          <w:rFonts w:ascii="宋体" w:hAnsi="宋体" w:hint="eastAsia"/>
        </w:rPr>
      </w:pPr>
    </w:p>
    <w:p w14:paraId="5BD208E6" w14:textId="77777777" w:rsidR="00FC2E17" w:rsidRDefault="00FC2E17" w:rsidP="00BA2E6E">
      <w:pPr>
        <w:spacing w:line="360" w:lineRule="auto"/>
        <w:ind w:firstLineChars="0" w:firstLine="0"/>
        <w:jc w:val="center"/>
        <w:rPr>
          <w:rFonts w:ascii="黑体" w:eastAsia="黑体" w:hAnsi="黑体" w:cs="Times New Roman" w:hint="eastAsia"/>
          <w:bCs/>
          <w:sz w:val="36"/>
          <w:szCs w:val="36"/>
        </w:rPr>
      </w:pPr>
    </w:p>
    <w:p w14:paraId="668125E2" w14:textId="6705927F" w:rsidR="00BA2E6E" w:rsidRDefault="00BA2E6E" w:rsidP="00BA2E6E">
      <w:pPr>
        <w:spacing w:line="360" w:lineRule="auto"/>
        <w:ind w:firstLineChars="0" w:firstLine="0"/>
        <w:jc w:val="center"/>
        <w:rPr>
          <w:rFonts w:ascii="黑体" w:eastAsia="黑体" w:hAnsi="黑体" w:cs="Times New Roman" w:hint="eastAsia"/>
          <w:bCs/>
          <w:sz w:val="36"/>
          <w:szCs w:val="36"/>
        </w:rPr>
      </w:pPr>
      <w:r w:rsidRPr="00BA2E6E">
        <w:rPr>
          <w:rFonts w:ascii="黑体" w:eastAsia="黑体" w:hAnsi="黑体" w:cs="Times New Roman" w:hint="eastAsia"/>
          <w:bCs/>
          <w:sz w:val="36"/>
          <w:szCs w:val="36"/>
        </w:rPr>
        <w:t>学位论文使用授权</w:t>
      </w:r>
      <w:r w:rsidR="004F1131">
        <w:rPr>
          <w:rFonts w:ascii="黑体" w:eastAsia="黑体" w:hAnsi="黑体" w:cs="Times New Roman" w:hint="eastAsia"/>
          <w:bCs/>
          <w:sz w:val="36"/>
          <w:szCs w:val="36"/>
        </w:rPr>
        <w:t>说明</w:t>
      </w:r>
    </w:p>
    <w:p w14:paraId="5C51D175" w14:textId="77777777" w:rsidR="009864D1" w:rsidRPr="003F1DF5" w:rsidRDefault="009864D1" w:rsidP="008525B1">
      <w:pPr>
        <w:adjustRightInd w:val="0"/>
        <w:snapToGrid w:val="0"/>
        <w:spacing w:line="360" w:lineRule="auto"/>
        <w:ind w:firstLineChars="245" w:firstLine="631"/>
        <w:rPr>
          <w:rFonts w:ascii="宋体" w:hAnsi="宋体" w:hint="eastAsia"/>
        </w:rPr>
      </w:pPr>
      <w:r w:rsidRPr="004E3589">
        <w:rPr>
          <w:rFonts w:ascii="宋体" w:hAnsi="宋体" w:hint="eastAsia"/>
        </w:rPr>
        <w:t>本人完全了解</w:t>
      </w:r>
      <w:r w:rsidR="00BA2E6E" w:rsidRPr="004E3589">
        <w:rPr>
          <w:rFonts w:ascii="宋体" w:hAnsi="宋体" w:hint="eastAsia"/>
        </w:rPr>
        <w:t>河南科技大学</w:t>
      </w:r>
      <w:r w:rsidRPr="004E3589">
        <w:rPr>
          <w:rFonts w:ascii="宋体" w:hAnsi="宋体" w:hint="eastAsia"/>
        </w:rPr>
        <w:t>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w:t>
      </w:r>
      <w:r w:rsidRPr="003F1DF5">
        <w:rPr>
          <w:rFonts w:ascii="宋体" w:hAnsi="宋体" w:hint="eastAsia"/>
        </w:rPr>
        <w:t>,提供网上服务。（保密论文在解密后遵守此规定）</w:t>
      </w:r>
    </w:p>
    <w:p w14:paraId="49DD672B" w14:textId="77777777" w:rsidR="000659A1" w:rsidRDefault="009864D1" w:rsidP="0090775C">
      <w:pPr>
        <w:wordWrap w:val="0"/>
        <w:spacing w:line="360" w:lineRule="auto"/>
        <w:ind w:firstLineChars="245" w:firstLine="631"/>
        <w:jc w:val="right"/>
        <w:rPr>
          <w:rFonts w:ascii="宋体" w:hAnsi="宋体" w:hint="eastAsia"/>
        </w:rPr>
      </w:pPr>
      <w:r>
        <w:rPr>
          <w:rFonts w:ascii="宋体" w:hAnsi="宋体" w:hint="eastAsia"/>
        </w:rPr>
        <w:t xml:space="preserve">                    </w:t>
      </w:r>
    </w:p>
    <w:p w14:paraId="4DCBCB84" w14:textId="77777777" w:rsidR="0090775C" w:rsidRDefault="009864D1" w:rsidP="000659A1">
      <w:pPr>
        <w:spacing w:line="360" w:lineRule="auto"/>
        <w:ind w:right="516" w:firstLineChars="745" w:firstLine="1920"/>
        <w:rPr>
          <w:rFonts w:ascii="宋体" w:hAnsi="宋体" w:hint="eastAsia"/>
        </w:rPr>
      </w:pPr>
      <w:r>
        <w:rPr>
          <w:rFonts w:ascii="宋体" w:hAnsi="宋体" w:hint="eastAsia"/>
        </w:rPr>
        <w:t>论文作者签名：          导师签名：</w:t>
      </w:r>
      <w:r w:rsidR="0090775C">
        <w:rPr>
          <w:rFonts w:ascii="宋体" w:hAnsi="宋体" w:hint="eastAsia"/>
        </w:rPr>
        <w:t xml:space="preserve">    </w:t>
      </w:r>
    </w:p>
    <w:p w14:paraId="1E4B5A33" w14:textId="77777777" w:rsidR="007B7E83" w:rsidRDefault="007B7E83" w:rsidP="000659A1">
      <w:pPr>
        <w:spacing w:line="360" w:lineRule="auto"/>
        <w:ind w:right="516" w:firstLineChars="738" w:firstLine="1902"/>
        <w:rPr>
          <w:rFonts w:ascii="宋体" w:hAnsi="宋体" w:hint="eastAsia"/>
        </w:rPr>
      </w:pPr>
    </w:p>
    <w:p w14:paraId="4BD028CC" w14:textId="77777777" w:rsidR="0090775C" w:rsidRDefault="009864D1" w:rsidP="00656D33">
      <w:pPr>
        <w:spacing w:line="360" w:lineRule="auto"/>
        <w:ind w:right="516" w:firstLineChars="738" w:firstLine="1902"/>
        <w:rPr>
          <w:rFonts w:ascii="宋体" w:hAnsi="宋体" w:hint="eastAsia"/>
        </w:rPr>
        <w:sectPr w:rsidR="0090775C" w:rsidSect="00D54E0D">
          <w:headerReference w:type="default" r:id="rId20"/>
          <w:pgSz w:w="11906" w:h="16838"/>
          <w:pgMar w:top="1440" w:right="1418" w:bottom="1440" w:left="1418" w:header="1304" w:footer="1020" w:gutter="567"/>
          <w:pgNumType w:fmt="upperRoman" w:start="1"/>
          <w:cols w:space="0"/>
          <w:docGrid w:type="linesAndChars" w:linePitch="450" w:charSpace="3618"/>
        </w:sectPr>
      </w:pPr>
      <w:r>
        <w:rPr>
          <w:rFonts w:ascii="宋体" w:hAnsi="宋体" w:hint="eastAsia"/>
        </w:rPr>
        <w:t xml:space="preserve">日期： </w:t>
      </w:r>
      <w:r w:rsidR="0090775C">
        <w:rPr>
          <w:rFonts w:ascii="宋体" w:hAnsi="宋体" w:hint="eastAsia"/>
        </w:rPr>
        <w:t xml:space="preserve">     年    月    </w:t>
      </w:r>
      <w:r w:rsidR="008F701A">
        <w:rPr>
          <w:rFonts w:ascii="宋体" w:hAnsi="宋体" w:hint="eastAsia"/>
        </w:rPr>
        <w:t>日</w:t>
      </w:r>
    </w:p>
    <w:p w14:paraId="03B49DC7" w14:textId="77777777" w:rsidR="00435705" w:rsidRDefault="00656D33" w:rsidP="00435705">
      <w:pPr>
        <w:ind w:firstLineChars="0" w:firstLine="0"/>
        <w:jc w:val="center"/>
        <w:rPr>
          <w:rFonts w:ascii="黑体" w:eastAsia="黑体" w:hAnsi="黑体" w:hint="eastAsia"/>
          <w:sz w:val="32"/>
          <w:szCs w:val="32"/>
        </w:rPr>
      </w:pPr>
      <w:commentRangeStart w:id="9"/>
      <w:commentRangeEnd w:id="9"/>
      <w:r>
        <w:rPr>
          <w:rStyle w:val="af4"/>
        </w:rPr>
        <w:lastRenderedPageBreak/>
        <w:commentReference w:id="9"/>
      </w:r>
    </w:p>
    <w:p w14:paraId="7A5A25B8" w14:textId="2E7D0737" w:rsidR="00586F62" w:rsidRDefault="00542FE4" w:rsidP="00435705">
      <w:pPr>
        <w:ind w:firstLineChars="0" w:firstLine="0"/>
        <w:jc w:val="center"/>
        <w:rPr>
          <w:rFonts w:ascii="黑体" w:eastAsia="黑体" w:hAnsi="黑体" w:hint="eastAsia"/>
          <w:sz w:val="32"/>
          <w:szCs w:val="32"/>
        </w:rPr>
      </w:pPr>
      <w:r w:rsidRPr="006B6882">
        <w:rPr>
          <w:rFonts w:ascii="黑体" w:eastAsia="黑体" w:hAnsi="黑体" w:hint="eastAsia"/>
          <w:sz w:val="32"/>
          <w:szCs w:val="32"/>
        </w:rPr>
        <w:t>螺旋进气微米颗粒分离器</w:t>
      </w:r>
      <w:commentRangeStart w:id="10"/>
      <w:r w:rsidRPr="006B6882">
        <w:rPr>
          <w:rFonts w:ascii="黑体" w:eastAsia="黑体" w:hAnsi="黑体" w:hint="eastAsia"/>
          <w:sz w:val="32"/>
          <w:szCs w:val="32"/>
        </w:rPr>
        <w:t>设计</w:t>
      </w:r>
      <w:commentRangeEnd w:id="10"/>
      <w:r w:rsidR="00CB2690" w:rsidRPr="006B6882">
        <w:rPr>
          <w:rFonts w:ascii="黑体" w:eastAsia="黑体" w:hAnsi="黑体"/>
          <w:sz w:val="32"/>
          <w:szCs w:val="32"/>
        </w:rPr>
        <w:commentReference w:id="10"/>
      </w:r>
    </w:p>
    <w:p w14:paraId="0D8A938A" w14:textId="77777777" w:rsidR="003D3698" w:rsidRDefault="003D3698" w:rsidP="00435705">
      <w:pPr>
        <w:ind w:firstLineChars="0" w:firstLine="0"/>
        <w:jc w:val="center"/>
        <w:rPr>
          <w:rFonts w:ascii="黑体" w:eastAsia="黑体" w:hAnsi="黑体" w:hint="eastAsia"/>
          <w:sz w:val="32"/>
          <w:szCs w:val="32"/>
        </w:rPr>
      </w:pPr>
    </w:p>
    <w:p w14:paraId="360CA53F" w14:textId="600FAE18" w:rsidR="00D86652" w:rsidRDefault="00662DEF" w:rsidP="003D3698">
      <w:pPr>
        <w:ind w:firstLineChars="0" w:firstLine="0"/>
        <w:jc w:val="center"/>
        <w:rPr>
          <w:rFonts w:ascii="黑体" w:eastAsia="黑体" w:hAnsi="黑体" w:hint="eastAsia"/>
          <w:sz w:val="32"/>
          <w:szCs w:val="32"/>
        </w:rPr>
      </w:pPr>
      <w:bookmarkStart w:id="12" w:name="_Toc515396225"/>
      <w:bookmarkStart w:id="13" w:name="_Toc179615456"/>
      <w:r w:rsidRPr="006B6882">
        <w:rPr>
          <w:rFonts w:ascii="黑体" w:eastAsia="黑体" w:hAnsi="黑体"/>
          <w:sz w:val="32"/>
          <w:szCs w:val="32"/>
        </w:rPr>
        <w:t>摘</w:t>
      </w:r>
      <w:r w:rsidR="004E3589">
        <w:rPr>
          <w:rFonts w:ascii="黑体" w:eastAsia="黑体" w:hAnsi="黑体" w:hint="eastAsia"/>
          <w:sz w:val="32"/>
          <w:szCs w:val="32"/>
        </w:rPr>
        <w:t xml:space="preserve"> </w:t>
      </w:r>
      <w:r w:rsidR="00AF3D56" w:rsidRPr="006B6882">
        <w:rPr>
          <w:rFonts w:ascii="黑体" w:eastAsia="黑体" w:hAnsi="黑体" w:hint="eastAsia"/>
          <w:sz w:val="32"/>
          <w:szCs w:val="32"/>
        </w:rPr>
        <w:t xml:space="preserve"> </w:t>
      </w:r>
      <w:commentRangeStart w:id="14"/>
      <w:r w:rsidRPr="006B6882">
        <w:rPr>
          <w:rFonts w:ascii="黑体" w:eastAsia="黑体" w:hAnsi="黑体"/>
          <w:sz w:val="32"/>
          <w:szCs w:val="32"/>
        </w:rPr>
        <w:t>要</w:t>
      </w:r>
      <w:bookmarkEnd w:id="12"/>
      <w:bookmarkEnd w:id="13"/>
      <w:commentRangeEnd w:id="14"/>
      <w:r w:rsidR="00CB2690" w:rsidRPr="006B6882">
        <w:rPr>
          <w:rFonts w:ascii="黑体" w:eastAsia="黑体" w:hAnsi="黑体"/>
          <w:sz w:val="32"/>
          <w:szCs w:val="32"/>
        </w:rPr>
        <w:commentReference w:id="14"/>
      </w:r>
      <w:bookmarkStart w:id="15" w:name="_Toc18367"/>
    </w:p>
    <w:p w14:paraId="5496C075" w14:textId="77777777" w:rsidR="003D3698" w:rsidRPr="003D3698" w:rsidRDefault="003D3698" w:rsidP="003D3698">
      <w:pPr>
        <w:ind w:firstLineChars="0" w:firstLine="0"/>
        <w:jc w:val="center"/>
        <w:rPr>
          <w:rFonts w:ascii="黑体" w:eastAsia="黑体" w:hAnsi="黑体" w:hint="eastAsia"/>
        </w:rPr>
      </w:pPr>
    </w:p>
    <w:p w14:paraId="22639B97" w14:textId="184ABE59" w:rsidR="00472CD2" w:rsidRPr="00B45C10" w:rsidRDefault="007441FF" w:rsidP="00F6288C">
      <w:pPr>
        <w:ind w:left="516" w:firstLineChars="0" w:firstLine="0"/>
        <w:jc w:val="left"/>
        <w:rPr>
          <w:rFonts w:asciiTheme="minorEastAsia" w:eastAsiaTheme="minorEastAsia" w:hAnsiTheme="minorEastAsia" w:hint="eastAsia"/>
        </w:rPr>
      </w:pPr>
      <w:commentRangeStart w:id="16"/>
      <w:commentRangeEnd w:id="16"/>
      <w:r>
        <w:rPr>
          <w:rStyle w:val="af4"/>
        </w:rPr>
        <w:commentReference w:id="16"/>
      </w:r>
      <w:r w:rsidR="00F6288C" w:rsidRPr="00B45C10">
        <w:rPr>
          <w:rFonts w:asciiTheme="minorEastAsia" w:eastAsiaTheme="minorEastAsia" w:hAnsiTheme="minorEastAsia" w:hint="eastAsia"/>
        </w:rPr>
        <w:t xml:space="preserve"> </w:t>
      </w:r>
      <w:r w:rsidR="00F6288C" w:rsidRPr="00B45C10">
        <w:rPr>
          <w:rFonts w:asciiTheme="minorEastAsia" w:eastAsiaTheme="minorEastAsia" w:hAnsiTheme="minorEastAsia"/>
        </w:rPr>
        <w:t xml:space="preserve">   </w:t>
      </w:r>
      <w:r w:rsidR="00A019AB" w:rsidRPr="00B45C10">
        <w:rPr>
          <w:rFonts w:asciiTheme="minorEastAsia" w:eastAsiaTheme="minorEastAsia" w:hAnsiTheme="minorEastAsia" w:hint="eastAsia"/>
        </w:rPr>
        <w:t>能源动力、工业生产、大气污染防治、化工制药等各个领域都涉及微米颗粒多相流动</w:t>
      </w:r>
      <w:r w:rsidR="0067760C" w:rsidRPr="00B45C10">
        <w:rPr>
          <w:rFonts w:asciiTheme="minorEastAsia" w:eastAsiaTheme="minorEastAsia" w:hAnsiTheme="minorEastAsia" w:hint="eastAsia"/>
        </w:rPr>
        <w:t>，但</w:t>
      </w:r>
      <w:r w:rsidR="00231280" w:rsidRPr="00B45C10">
        <w:rPr>
          <w:rFonts w:asciiTheme="minorEastAsia" w:eastAsiaTheme="minorEastAsia" w:hAnsiTheme="minorEastAsia" w:hint="eastAsia"/>
        </w:rPr>
        <w:t>在微米颗粒气</w:t>
      </w:r>
      <w:r w:rsidR="0067760C" w:rsidRPr="00B45C10">
        <w:rPr>
          <w:rFonts w:asciiTheme="minorEastAsia" w:eastAsiaTheme="minorEastAsia" w:hAnsiTheme="minorEastAsia"/>
        </w:rPr>
        <w:t>-</w:t>
      </w:r>
      <w:r w:rsidR="00231280" w:rsidRPr="00B45C10">
        <w:rPr>
          <w:rFonts w:asciiTheme="minorEastAsia" w:eastAsiaTheme="minorEastAsia" w:hAnsiTheme="minorEastAsia" w:hint="eastAsia"/>
        </w:rPr>
        <w:t>粒两相流</w:t>
      </w:r>
      <w:r w:rsidR="0067760C" w:rsidRPr="00B45C10">
        <w:rPr>
          <w:rFonts w:asciiTheme="minorEastAsia" w:eastAsiaTheme="minorEastAsia" w:hAnsiTheme="minorEastAsia" w:hint="eastAsia"/>
        </w:rPr>
        <w:t>输送</w:t>
      </w:r>
      <w:r w:rsidR="00231280" w:rsidRPr="00B45C10">
        <w:rPr>
          <w:rFonts w:asciiTheme="minorEastAsia" w:eastAsiaTheme="minorEastAsia" w:hAnsiTheme="minorEastAsia" w:hint="eastAsia"/>
        </w:rPr>
        <w:t>分离过程中，</w:t>
      </w:r>
      <w:r w:rsidR="00A019AB" w:rsidRPr="00B45C10">
        <w:rPr>
          <w:rFonts w:asciiTheme="minorEastAsia" w:eastAsiaTheme="minorEastAsia" w:hAnsiTheme="minorEastAsia" w:hint="eastAsia"/>
        </w:rPr>
        <w:t>由于</w:t>
      </w:r>
      <w:r w:rsidR="00231280" w:rsidRPr="00B45C10">
        <w:rPr>
          <w:rFonts w:asciiTheme="minorEastAsia" w:eastAsiaTheme="minorEastAsia" w:hAnsiTheme="minorEastAsia" w:hint="eastAsia"/>
        </w:rPr>
        <w:t>颗粒粒径小</w:t>
      </w:r>
      <w:r w:rsidR="00A019AB" w:rsidRPr="00B45C10">
        <w:rPr>
          <w:rFonts w:asciiTheme="minorEastAsia" w:eastAsiaTheme="minorEastAsia" w:hAnsiTheme="minorEastAsia" w:hint="eastAsia"/>
        </w:rPr>
        <w:t>、</w:t>
      </w:r>
      <w:r w:rsidR="00231280" w:rsidRPr="00B45C10">
        <w:rPr>
          <w:rFonts w:asciiTheme="minorEastAsia" w:eastAsiaTheme="minorEastAsia" w:hAnsiTheme="minorEastAsia" w:hint="eastAsia"/>
        </w:rPr>
        <w:t>两相流环境涉及</w:t>
      </w:r>
      <w:r w:rsidR="00A019AB" w:rsidRPr="00B45C10">
        <w:rPr>
          <w:rFonts w:asciiTheme="minorEastAsia" w:eastAsiaTheme="minorEastAsia" w:hAnsiTheme="minorEastAsia" w:hint="eastAsia"/>
        </w:rPr>
        <w:t>高温、高速等</w:t>
      </w:r>
      <w:r w:rsidR="00231280" w:rsidRPr="00B45C10">
        <w:rPr>
          <w:rFonts w:asciiTheme="minorEastAsia" w:eastAsiaTheme="minorEastAsia" w:hAnsiTheme="minorEastAsia" w:hint="eastAsia"/>
        </w:rPr>
        <w:t>问题</w:t>
      </w:r>
      <w:r w:rsidR="00A019AB" w:rsidRPr="00B45C10">
        <w:rPr>
          <w:rFonts w:asciiTheme="minorEastAsia" w:eastAsiaTheme="minorEastAsia" w:hAnsiTheme="minorEastAsia" w:hint="eastAsia"/>
        </w:rPr>
        <w:t>，使得输送和分离机制不清，微颗粒分离和净化</w:t>
      </w:r>
      <w:commentRangeStart w:id="17"/>
      <w:r w:rsidR="00A019AB" w:rsidRPr="00B45C10">
        <w:rPr>
          <w:rFonts w:asciiTheme="minorEastAsia" w:eastAsiaTheme="minorEastAsia" w:hAnsiTheme="minorEastAsia" w:hint="eastAsia"/>
        </w:rPr>
        <w:t>困难</w:t>
      </w:r>
      <w:commentRangeEnd w:id="17"/>
      <w:r w:rsidR="00CB2690" w:rsidRPr="00B45C10">
        <w:rPr>
          <w:rFonts w:asciiTheme="minorEastAsia" w:eastAsiaTheme="minorEastAsia" w:hAnsiTheme="minorEastAsia"/>
        </w:rPr>
        <w:commentReference w:id="17"/>
      </w:r>
      <w:r w:rsidR="00A019AB" w:rsidRPr="00B45C10">
        <w:rPr>
          <w:rFonts w:asciiTheme="minorEastAsia" w:eastAsiaTheme="minorEastAsia" w:hAnsiTheme="minorEastAsia" w:hint="eastAsia"/>
        </w:rPr>
        <w:t>。</w:t>
      </w:r>
    </w:p>
    <w:p w14:paraId="6254A7FA" w14:textId="77777777" w:rsidR="007441FF" w:rsidRPr="006B6882" w:rsidRDefault="007441FF" w:rsidP="007441FF">
      <w:pPr>
        <w:ind w:left="515" w:firstLine="455"/>
      </w:pPr>
      <w:commentRangeStart w:id="18"/>
      <w:commentRangeEnd w:id="18"/>
      <w:r>
        <w:rPr>
          <w:rStyle w:val="af4"/>
        </w:rPr>
        <w:commentReference w:id="18"/>
      </w:r>
    </w:p>
    <w:p w14:paraId="5D3C3BC0" w14:textId="00974778" w:rsidR="00F6288C" w:rsidRPr="00CA44CA" w:rsidRDefault="00662DEF" w:rsidP="00CA44CA">
      <w:pPr>
        <w:ind w:left="515" w:firstLine="515"/>
        <w:sectPr w:rsidR="00F6288C" w:rsidRPr="00CA44CA" w:rsidSect="0051418C">
          <w:headerReference w:type="default" r:id="rId21"/>
          <w:footerReference w:type="default" r:id="rId22"/>
          <w:pgSz w:w="11906" w:h="16838"/>
          <w:pgMar w:top="1440" w:right="1418" w:bottom="1440" w:left="1418" w:header="1304" w:footer="1020" w:gutter="567"/>
          <w:pgNumType w:fmt="upperRoman" w:start="1"/>
          <w:cols w:space="0"/>
          <w:docGrid w:type="linesAndChars" w:linePitch="450" w:charSpace="3618"/>
        </w:sectPr>
      </w:pPr>
      <w:commentRangeStart w:id="19"/>
      <w:r w:rsidRPr="007441FF">
        <w:rPr>
          <w:rFonts w:ascii="黑体" w:eastAsia="黑体" w:hAnsi="黑体"/>
        </w:rPr>
        <w:t>关键词：</w:t>
      </w:r>
      <w:commentRangeEnd w:id="19"/>
      <w:r w:rsidR="00472CD2" w:rsidRPr="007441FF">
        <w:rPr>
          <w:rFonts w:ascii="黑体" w:eastAsia="黑体" w:hAnsi="黑体"/>
        </w:rPr>
        <w:commentReference w:id="19"/>
      </w:r>
      <w:r w:rsidR="001037AD" w:rsidRPr="006B6882">
        <w:rPr>
          <w:rFonts w:hint="eastAsia"/>
        </w:rPr>
        <w:t>涡旋管</w:t>
      </w:r>
      <w:r w:rsidR="00801C1D" w:rsidRPr="006B6882">
        <w:rPr>
          <w:rFonts w:hint="eastAsia"/>
        </w:rPr>
        <w:t>；</w:t>
      </w:r>
      <w:r w:rsidR="00591134" w:rsidRPr="006B6882">
        <w:rPr>
          <w:rFonts w:hint="eastAsia"/>
        </w:rPr>
        <w:t>微米颗粒</w:t>
      </w:r>
      <w:r w:rsidR="00801C1D" w:rsidRPr="006B6882">
        <w:rPr>
          <w:rFonts w:hint="eastAsia"/>
        </w:rPr>
        <w:t>；</w:t>
      </w:r>
      <w:r w:rsidR="002047FD" w:rsidRPr="006B6882">
        <w:rPr>
          <w:rFonts w:hint="eastAsia"/>
        </w:rPr>
        <w:t>进气</w:t>
      </w:r>
      <w:r w:rsidR="002F56B2" w:rsidRPr="006B6882">
        <w:rPr>
          <w:rFonts w:hint="eastAsia"/>
        </w:rPr>
        <w:t>分离器</w:t>
      </w:r>
      <w:r w:rsidR="00801C1D" w:rsidRPr="006B6882">
        <w:rPr>
          <w:rFonts w:hint="eastAsia"/>
        </w:rPr>
        <w:t>；</w:t>
      </w:r>
      <w:r w:rsidR="00D46FD8" w:rsidRPr="006B6882">
        <w:rPr>
          <w:rFonts w:hint="eastAsia"/>
        </w:rPr>
        <w:t>结构</w:t>
      </w:r>
      <w:r w:rsidR="007C57B1">
        <w:rPr>
          <w:rFonts w:hint="eastAsia"/>
        </w:rPr>
        <w:t>设计</w:t>
      </w:r>
    </w:p>
    <w:p w14:paraId="2B55B03F" w14:textId="77777777" w:rsidR="00CA44CA" w:rsidRDefault="00CA44CA" w:rsidP="00CA44CA">
      <w:pPr>
        <w:ind w:firstLineChars="0" w:firstLine="0"/>
        <w:jc w:val="center"/>
        <w:rPr>
          <w:b/>
          <w:bCs/>
          <w:sz w:val="32"/>
          <w:szCs w:val="32"/>
        </w:rPr>
      </w:pPr>
    </w:p>
    <w:p w14:paraId="1D3902F9" w14:textId="24A36490" w:rsidR="007D5FD5" w:rsidRPr="007D5BC4" w:rsidRDefault="00561C06" w:rsidP="00CA44CA">
      <w:pPr>
        <w:ind w:firstLineChars="0" w:firstLine="0"/>
        <w:jc w:val="center"/>
        <w:rPr>
          <w:b/>
          <w:bCs/>
          <w:sz w:val="32"/>
          <w:szCs w:val="32"/>
        </w:rPr>
      </w:pPr>
      <w:r w:rsidRPr="007D5BC4">
        <w:rPr>
          <w:b/>
          <w:bCs/>
          <w:sz w:val="32"/>
          <w:szCs w:val="32"/>
        </w:rPr>
        <w:t>D</w:t>
      </w:r>
      <w:r w:rsidR="00BB4C0F" w:rsidRPr="007D5BC4">
        <w:rPr>
          <w:b/>
          <w:bCs/>
          <w:sz w:val="32"/>
          <w:szCs w:val="32"/>
        </w:rPr>
        <w:t>ESIGN OF</w:t>
      </w:r>
      <w:r w:rsidRPr="007D5BC4">
        <w:rPr>
          <w:b/>
          <w:bCs/>
          <w:sz w:val="32"/>
          <w:szCs w:val="32"/>
        </w:rPr>
        <w:t xml:space="preserve"> </w:t>
      </w:r>
      <w:r w:rsidR="00BB4C0F" w:rsidRPr="007D5BC4">
        <w:rPr>
          <w:b/>
          <w:bCs/>
          <w:sz w:val="32"/>
          <w:szCs w:val="32"/>
        </w:rPr>
        <w:t>SPIRAL</w:t>
      </w:r>
      <w:r w:rsidRPr="007D5BC4">
        <w:rPr>
          <w:b/>
          <w:bCs/>
          <w:sz w:val="32"/>
          <w:szCs w:val="32"/>
        </w:rPr>
        <w:t xml:space="preserve"> </w:t>
      </w:r>
      <w:r w:rsidR="00BB4C0F" w:rsidRPr="007D5BC4">
        <w:rPr>
          <w:b/>
          <w:bCs/>
          <w:sz w:val="32"/>
          <w:szCs w:val="32"/>
        </w:rPr>
        <w:t>INLET</w:t>
      </w:r>
      <w:r w:rsidRPr="007D5BC4">
        <w:rPr>
          <w:b/>
          <w:bCs/>
          <w:sz w:val="32"/>
          <w:szCs w:val="32"/>
        </w:rPr>
        <w:t xml:space="preserve"> M</w:t>
      </w:r>
      <w:r w:rsidR="00BB4C0F" w:rsidRPr="007D5BC4">
        <w:rPr>
          <w:b/>
          <w:bCs/>
          <w:sz w:val="32"/>
          <w:szCs w:val="32"/>
        </w:rPr>
        <w:t>ICRON</w:t>
      </w:r>
    </w:p>
    <w:p w14:paraId="2F33CAE6" w14:textId="77777777" w:rsidR="00BE3162" w:rsidRPr="007D5BC4" w:rsidRDefault="007D5FD5" w:rsidP="00CA44CA">
      <w:pPr>
        <w:ind w:firstLineChars="0" w:firstLine="0"/>
        <w:jc w:val="center"/>
        <w:rPr>
          <w:b/>
          <w:bCs/>
          <w:sz w:val="32"/>
          <w:szCs w:val="32"/>
        </w:rPr>
      </w:pPr>
      <w:r w:rsidRPr="007D5BC4">
        <w:rPr>
          <w:b/>
          <w:bCs/>
          <w:sz w:val="32"/>
          <w:szCs w:val="32"/>
        </w:rPr>
        <w:t xml:space="preserve">PARTICLE </w:t>
      </w:r>
      <w:commentRangeStart w:id="20"/>
      <w:r w:rsidR="00561C06" w:rsidRPr="007D5BC4">
        <w:rPr>
          <w:b/>
          <w:bCs/>
          <w:sz w:val="32"/>
          <w:szCs w:val="32"/>
        </w:rPr>
        <w:t>S</w:t>
      </w:r>
      <w:r w:rsidR="00BB4C0F" w:rsidRPr="007D5BC4">
        <w:rPr>
          <w:b/>
          <w:bCs/>
          <w:sz w:val="32"/>
          <w:szCs w:val="32"/>
        </w:rPr>
        <w:t>EPARATOR</w:t>
      </w:r>
      <w:commentRangeEnd w:id="20"/>
      <w:r w:rsidR="00BE3162" w:rsidRPr="007D5BC4">
        <w:rPr>
          <w:b/>
          <w:bCs/>
          <w:sz w:val="32"/>
          <w:szCs w:val="32"/>
        </w:rPr>
        <w:commentReference w:id="20"/>
      </w:r>
      <w:bookmarkStart w:id="22" w:name="_Toc515396226"/>
      <w:bookmarkStart w:id="23" w:name="_Toc179615457"/>
    </w:p>
    <w:p w14:paraId="05D75FAB" w14:textId="77777777" w:rsidR="008D550D" w:rsidRDefault="00BE3162" w:rsidP="00F6288C">
      <w:pPr>
        <w:ind w:left="515" w:firstLineChars="0" w:firstLine="0"/>
        <w:jc w:val="center"/>
        <w:rPr>
          <w:b/>
          <w:bCs/>
        </w:rPr>
      </w:pPr>
      <w:commentRangeStart w:id="24"/>
      <w:commentRangeEnd w:id="24"/>
      <w:r w:rsidRPr="007441FF">
        <w:commentReference w:id="24"/>
      </w:r>
    </w:p>
    <w:p w14:paraId="7E94AF9B" w14:textId="327DE2A9" w:rsidR="00586F62" w:rsidRDefault="00662DEF" w:rsidP="00F6288C">
      <w:pPr>
        <w:ind w:left="515" w:firstLineChars="0" w:firstLine="0"/>
        <w:jc w:val="center"/>
        <w:rPr>
          <w:b/>
          <w:bCs/>
        </w:rPr>
      </w:pPr>
      <w:commentRangeStart w:id="25"/>
      <w:r w:rsidRPr="007D5BC4">
        <w:rPr>
          <w:rFonts w:hint="eastAsia"/>
          <w:b/>
          <w:bCs/>
        </w:rPr>
        <w:t>ABSTRACT</w:t>
      </w:r>
      <w:bookmarkEnd w:id="22"/>
      <w:bookmarkEnd w:id="23"/>
      <w:commentRangeEnd w:id="25"/>
      <w:r w:rsidR="00BE3162" w:rsidRPr="007D5BC4">
        <w:rPr>
          <w:b/>
          <w:bCs/>
        </w:rPr>
        <w:commentReference w:id="25"/>
      </w:r>
    </w:p>
    <w:p w14:paraId="1314D279" w14:textId="1297F367" w:rsidR="009A08EF" w:rsidRPr="007441FF" w:rsidRDefault="00BE3162" w:rsidP="00F6288C">
      <w:pPr>
        <w:ind w:left="515" w:firstLine="517"/>
      </w:pPr>
      <w:commentRangeStart w:id="26"/>
      <w:commentRangeEnd w:id="26"/>
      <w:r w:rsidRPr="007D5BC4">
        <w:rPr>
          <w:b/>
          <w:bCs/>
        </w:rPr>
        <w:commentReference w:id="26"/>
      </w:r>
      <w:r w:rsidR="009A08EF" w:rsidRPr="007441FF">
        <w:t>The multiphase flow of micron particles is involved in various fields, such as energy power, industrial production, air pollution prevention and control, chemical and pharmaceutical, and so on. In the process of gas-particle two-phase flow separation of micron particles, due to the small particle size, high temperature, and high speed involved in the two-phase flow environment, the transport and separation mechanism is unclear, and the separation and purification of micro</w:t>
      </w:r>
      <w:r w:rsidR="0067760C" w:rsidRPr="007441FF">
        <w:t xml:space="preserve">n </w:t>
      </w:r>
      <w:r w:rsidR="009A08EF" w:rsidRPr="007441FF">
        <w:t xml:space="preserve">particles are </w:t>
      </w:r>
      <w:commentRangeStart w:id="27"/>
      <w:r w:rsidR="009A08EF" w:rsidRPr="007441FF">
        <w:t>difficult</w:t>
      </w:r>
      <w:commentRangeEnd w:id="27"/>
      <w:r w:rsidRPr="007441FF">
        <w:commentReference w:id="27"/>
      </w:r>
      <w:r w:rsidR="009A08EF" w:rsidRPr="007441FF">
        <w:t>.</w:t>
      </w:r>
    </w:p>
    <w:p w14:paraId="20DB39BC" w14:textId="77777777" w:rsidR="00E3051E" w:rsidRPr="007441FF" w:rsidRDefault="00E3051E" w:rsidP="007441FF">
      <w:pPr>
        <w:ind w:left="515" w:firstLineChars="0" w:firstLine="0"/>
      </w:pPr>
    </w:p>
    <w:p w14:paraId="1542A99B" w14:textId="77777777" w:rsidR="00AF3D56" w:rsidRPr="007441FF" w:rsidRDefault="00034318" w:rsidP="00F6288C">
      <w:pPr>
        <w:ind w:left="515" w:firstLine="515"/>
      </w:pPr>
      <w:r w:rsidRPr="007441FF">
        <w:t>KEY WORDS</w:t>
      </w:r>
      <w:r w:rsidR="00937355" w:rsidRPr="007441FF">
        <w:t>:</w:t>
      </w:r>
      <w:r w:rsidR="004D6442" w:rsidRPr="007441FF">
        <w:t xml:space="preserve"> </w:t>
      </w:r>
      <w:r w:rsidR="00341814">
        <w:t>v</w:t>
      </w:r>
      <w:r w:rsidR="00884B15" w:rsidRPr="007441FF">
        <w:t>ortex tube</w:t>
      </w:r>
      <w:r w:rsidR="00341814">
        <w:t>; m</w:t>
      </w:r>
      <w:r w:rsidR="00884B15" w:rsidRPr="007441FF">
        <w:t>icron particles</w:t>
      </w:r>
      <w:r w:rsidR="00341814">
        <w:t>; i</w:t>
      </w:r>
      <w:r w:rsidR="004D6442" w:rsidRPr="007441FF">
        <w:t>ntake separator</w:t>
      </w:r>
      <w:r w:rsidR="00341814">
        <w:t xml:space="preserve">; </w:t>
      </w:r>
      <w:r w:rsidR="004D6442" w:rsidRPr="007441FF">
        <w:t xml:space="preserve">structural </w:t>
      </w:r>
      <w:commentRangeStart w:id="28"/>
      <w:r w:rsidR="004D6442" w:rsidRPr="007441FF">
        <w:t>design</w:t>
      </w:r>
      <w:commentRangeEnd w:id="28"/>
      <w:r w:rsidR="004A34BD" w:rsidRPr="007441FF">
        <w:commentReference w:id="28"/>
      </w:r>
    </w:p>
    <w:p w14:paraId="39715DA6" w14:textId="77777777" w:rsidR="00F60116" w:rsidRPr="007441FF" w:rsidRDefault="00F60116" w:rsidP="007441FF">
      <w:pPr>
        <w:ind w:left="515" w:firstLineChars="0" w:firstLine="0"/>
      </w:pPr>
    </w:p>
    <w:p w14:paraId="4D2287F0" w14:textId="77777777" w:rsidR="00F60116" w:rsidRPr="007441FF" w:rsidRDefault="00F60116" w:rsidP="007441FF">
      <w:pPr>
        <w:ind w:left="515" w:firstLineChars="0" w:firstLine="0"/>
      </w:pPr>
      <w:r w:rsidRPr="007441FF">
        <w:br w:type="page"/>
      </w:r>
    </w:p>
    <w:sdt>
      <w:sdtPr>
        <w:rPr>
          <w:rFonts w:ascii="Times New Roman" w:eastAsia="宋体" w:hAnsi="Times New Roman" w:cstheme="minorBidi"/>
          <w:b w:val="0"/>
          <w:color w:val="auto"/>
          <w:kern w:val="2"/>
          <w:sz w:val="24"/>
          <w:szCs w:val="24"/>
          <w:lang w:val="zh-CN"/>
        </w:rPr>
        <w:id w:val="1730814216"/>
        <w:docPartObj>
          <w:docPartGallery w:val="Table of Contents"/>
          <w:docPartUnique/>
        </w:docPartObj>
      </w:sdtPr>
      <w:sdtEndPr>
        <w:rPr>
          <w:bCs/>
          <w:kern w:val="0"/>
        </w:rPr>
      </w:sdtEndPr>
      <w:sdtContent>
        <w:p w14:paraId="40C5EBD6" w14:textId="77777777" w:rsidR="00A17F90" w:rsidRPr="00A17F90" w:rsidRDefault="00A17F90" w:rsidP="00A17F90">
          <w:pPr>
            <w:pStyle w:val="TOC"/>
            <w:spacing w:before="0" w:afterLines="0" w:line="240" w:lineRule="auto"/>
            <w:rPr>
              <w:rFonts w:ascii="Times New Roman" w:hAnsi="Times New Roman" w:cs="Times New Roman"/>
              <w:sz w:val="24"/>
              <w:szCs w:val="24"/>
              <w:lang w:val="zh-CN"/>
            </w:rPr>
          </w:pPr>
        </w:p>
        <w:p w14:paraId="03F54EEE" w14:textId="77777777" w:rsidR="008A186E" w:rsidRPr="00A13846" w:rsidRDefault="008A186E" w:rsidP="00A17F90">
          <w:pPr>
            <w:pStyle w:val="TOC"/>
            <w:spacing w:before="0" w:afterLines="0" w:line="240" w:lineRule="auto"/>
            <w:ind w:firstLine="516"/>
            <w:jc w:val="center"/>
            <w:rPr>
              <w:rFonts w:ascii="黑体" w:eastAsia="黑体" w:hAnsi="黑体" w:hint="eastAsia"/>
              <w:color w:val="000000" w:themeColor="text1"/>
              <w:lang w:val="zh-CN"/>
            </w:rPr>
          </w:pPr>
          <w:r w:rsidRPr="00A13846">
            <w:rPr>
              <w:rFonts w:ascii="黑体" w:eastAsia="黑体" w:hAnsi="黑体"/>
              <w:color w:val="000000" w:themeColor="text1"/>
              <w:lang w:val="zh-CN"/>
            </w:rPr>
            <w:t>目</w:t>
          </w:r>
          <w:r w:rsidR="003C3C3A" w:rsidRPr="00A13846">
            <w:rPr>
              <w:rFonts w:ascii="黑体" w:eastAsia="黑体" w:hAnsi="黑体" w:hint="eastAsia"/>
              <w:color w:val="000000" w:themeColor="text1"/>
              <w:lang w:val="zh-CN"/>
            </w:rPr>
            <w:t xml:space="preserve"> </w:t>
          </w:r>
          <w:commentRangeStart w:id="29"/>
          <w:r w:rsidRPr="00A13846">
            <w:rPr>
              <w:rFonts w:ascii="黑体" w:eastAsia="黑体" w:hAnsi="黑体"/>
              <w:color w:val="000000" w:themeColor="text1"/>
              <w:lang w:val="zh-CN"/>
            </w:rPr>
            <w:t>录</w:t>
          </w:r>
          <w:commentRangeEnd w:id="29"/>
          <w:r w:rsidR="00D739A6" w:rsidRPr="00A13846">
            <w:rPr>
              <w:rStyle w:val="af4"/>
              <w:rFonts w:ascii="黑体" w:eastAsia="黑体" w:hAnsi="黑体" w:cstheme="minorBidi"/>
              <w:b w:val="0"/>
              <w:color w:val="auto"/>
              <w:kern w:val="2"/>
              <w:sz w:val="32"/>
              <w:szCs w:val="32"/>
            </w:rPr>
            <w:commentReference w:id="29"/>
          </w:r>
        </w:p>
        <w:p w14:paraId="74E1C04C" w14:textId="77777777" w:rsidR="00A17F90" w:rsidRPr="00A17F90" w:rsidRDefault="00A17F90" w:rsidP="00A17F90">
          <w:pPr>
            <w:ind w:firstLine="675"/>
            <w:rPr>
              <w:rFonts w:ascii="黑体" w:eastAsia="黑体" w:hAnsi="黑体" w:hint="eastAsia"/>
              <w:sz w:val="32"/>
              <w:szCs w:val="32"/>
              <w:lang w:val="zh-CN"/>
            </w:rPr>
          </w:pPr>
        </w:p>
        <w:p w14:paraId="5187A9BD" w14:textId="491AB2E2" w:rsidR="003F6D6C" w:rsidRPr="009B2703" w:rsidRDefault="008A186E" w:rsidP="009B2703">
          <w:pPr>
            <w:pStyle w:val="TOC1"/>
            <w:tabs>
              <w:tab w:val="right" w:leader="dot" w:pos="8493"/>
            </w:tabs>
            <w:ind w:firstLineChars="0" w:firstLine="0"/>
            <w:outlineLvl w:val="1"/>
            <w:rPr>
              <w:rFonts w:asciiTheme="majorEastAsia" w:eastAsiaTheme="majorEastAsia" w:hAnsiTheme="majorEastAsia" w:hint="eastAsia"/>
              <w:noProof/>
              <w:snapToGrid/>
              <w:kern w:val="2"/>
              <w:sz w:val="22"/>
              <w14:ligatures w14:val="standardContextual"/>
            </w:rPr>
          </w:pPr>
          <w:r>
            <w:fldChar w:fldCharType="begin"/>
          </w:r>
          <w:r>
            <w:instrText xml:space="preserve"> TOC \o "1-3" \h \z \u </w:instrText>
          </w:r>
          <w:r>
            <w:fldChar w:fldCharType="separate"/>
          </w:r>
          <w:hyperlink w:anchor="_Toc196297939" w:history="1">
            <w:r w:rsidR="003F6D6C" w:rsidRPr="009B2703">
              <w:rPr>
                <w:rStyle w:val="ac"/>
                <w:rFonts w:asciiTheme="majorEastAsia" w:eastAsiaTheme="majorEastAsia" w:hAnsiTheme="majorEastAsia" w:hint="eastAsia"/>
                <w:noProof/>
              </w:rPr>
              <w:t>第1章  绪  论</w:t>
            </w:r>
            <w:r w:rsidR="003F6D6C" w:rsidRPr="009B2703">
              <w:rPr>
                <w:rFonts w:asciiTheme="majorEastAsia" w:eastAsiaTheme="majorEastAsia" w:hAnsiTheme="majorEastAsia" w:hint="eastAsia"/>
                <w:noProof/>
                <w:webHidden/>
              </w:rPr>
              <w:tab/>
            </w:r>
            <w:r w:rsidR="003F6D6C" w:rsidRPr="009B2703">
              <w:rPr>
                <w:rFonts w:asciiTheme="majorEastAsia" w:eastAsiaTheme="majorEastAsia" w:hAnsiTheme="majorEastAsia" w:hint="eastAsia"/>
                <w:noProof/>
                <w:webHidden/>
              </w:rPr>
              <w:fldChar w:fldCharType="begin"/>
            </w:r>
            <w:r w:rsidR="003F6D6C" w:rsidRPr="009B2703">
              <w:rPr>
                <w:rFonts w:asciiTheme="majorEastAsia" w:eastAsiaTheme="majorEastAsia" w:hAnsiTheme="majorEastAsia" w:hint="eastAsia"/>
                <w:noProof/>
                <w:webHidden/>
              </w:rPr>
              <w:instrText xml:space="preserve"> </w:instrText>
            </w:r>
            <w:r w:rsidR="003F6D6C" w:rsidRPr="009B2703">
              <w:rPr>
                <w:rFonts w:asciiTheme="majorEastAsia" w:eastAsiaTheme="majorEastAsia" w:hAnsiTheme="majorEastAsia"/>
                <w:noProof/>
                <w:webHidden/>
              </w:rPr>
              <w:instrText>PAGEREF _Toc196297939 \h</w:instrText>
            </w:r>
            <w:r w:rsidR="003F6D6C" w:rsidRPr="009B2703">
              <w:rPr>
                <w:rFonts w:asciiTheme="majorEastAsia" w:eastAsiaTheme="majorEastAsia" w:hAnsiTheme="majorEastAsia" w:hint="eastAsia"/>
                <w:noProof/>
                <w:webHidden/>
              </w:rPr>
              <w:instrText xml:space="preserve"> </w:instrText>
            </w:r>
            <w:r w:rsidR="003F6D6C" w:rsidRPr="009B2703">
              <w:rPr>
                <w:rFonts w:asciiTheme="majorEastAsia" w:eastAsiaTheme="majorEastAsia" w:hAnsiTheme="majorEastAsia" w:hint="eastAsia"/>
                <w:noProof/>
                <w:webHidden/>
              </w:rPr>
            </w:r>
            <w:r w:rsidR="003F6D6C" w:rsidRPr="009B2703">
              <w:rPr>
                <w:rFonts w:asciiTheme="majorEastAsia" w:eastAsiaTheme="majorEastAsia" w:hAnsiTheme="majorEastAsia"/>
                <w:noProof/>
                <w:webHidden/>
              </w:rPr>
              <w:fldChar w:fldCharType="separate"/>
            </w:r>
            <w:r w:rsidR="009B2703">
              <w:rPr>
                <w:rFonts w:asciiTheme="majorEastAsia" w:eastAsiaTheme="majorEastAsia" w:hAnsiTheme="majorEastAsia" w:hint="eastAsia"/>
                <w:noProof/>
                <w:webHidden/>
              </w:rPr>
              <w:t>1</w:t>
            </w:r>
            <w:r w:rsidR="003F6D6C" w:rsidRPr="009B2703">
              <w:rPr>
                <w:rFonts w:asciiTheme="majorEastAsia" w:eastAsiaTheme="majorEastAsia" w:hAnsiTheme="majorEastAsia" w:hint="eastAsia"/>
                <w:noProof/>
                <w:webHidden/>
              </w:rPr>
              <w:fldChar w:fldCharType="end"/>
            </w:r>
          </w:hyperlink>
        </w:p>
        <w:p w14:paraId="5C879F49" w14:textId="56C9A8A8" w:rsidR="003F6D6C" w:rsidRPr="009B2703" w:rsidRDefault="003F6D6C" w:rsidP="009B2703">
          <w:pPr>
            <w:pStyle w:val="TOC2"/>
            <w:ind w:firstLineChars="25" w:firstLine="64"/>
            <w:outlineLvl w:val="1"/>
            <w:rPr>
              <w:rFonts w:asciiTheme="majorEastAsia" w:eastAsiaTheme="majorEastAsia" w:hAnsiTheme="majorEastAsia" w:hint="eastAsia"/>
              <w:noProof/>
              <w:snapToGrid/>
              <w:kern w:val="2"/>
              <w:sz w:val="22"/>
              <w14:ligatures w14:val="standardContextual"/>
            </w:rPr>
          </w:pPr>
          <w:hyperlink w:anchor="_Toc196297940" w:history="1">
            <w:r w:rsidRPr="009B2703">
              <w:rPr>
                <w:rStyle w:val="ac"/>
                <w:rFonts w:asciiTheme="majorEastAsia" w:eastAsiaTheme="majorEastAsia" w:hAnsiTheme="majorEastAsia" w:hint="eastAsia"/>
                <w:noProof/>
              </w:rPr>
              <w:t>§1.1 研究背景及意义</w:t>
            </w:r>
            <w:r w:rsidRPr="009B2703">
              <w:rPr>
                <w:rFonts w:asciiTheme="majorEastAsia" w:eastAsiaTheme="majorEastAsia" w:hAnsiTheme="majorEastAsia" w:hint="eastAsia"/>
                <w:noProof/>
                <w:webHidden/>
              </w:rPr>
              <w:tab/>
            </w:r>
            <w:r w:rsidRPr="009B2703">
              <w:rPr>
                <w:rFonts w:asciiTheme="majorEastAsia" w:eastAsiaTheme="majorEastAsia" w:hAnsiTheme="majorEastAsia" w:hint="eastAsia"/>
                <w:noProof/>
                <w:webHidden/>
              </w:rPr>
              <w:fldChar w:fldCharType="begin"/>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noProof/>
                <w:webHidden/>
              </w:rPr>
              <w:instrText>PAGEREF _Toc196297940 \h</w:instrText>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hint="eastAsia"/>
                <w:noProof/>
                <w:webHidden/>
              </w:rPr>
            </w:r>
            <w:r w:rsidRPr="009B2703">
              <w:rPr>
                <w:rFonts w:asciiTheme="majorEastAsia" w:eastAsiaTheme="majorEastAsia" w:hAnsiTheme="majorEastAsia"/>
                <w:noProof/>
                <w:webHidden/>
              </w:rPr>
              <w:fldChar w:fldCharType="separate"/>
            </w:r>
            <w:r w:rsidR="009B2703">
              <w:rPr>
                <w:rFonts w:asciiTheme="majorEastAsia" w:eastAsiaTheme="majorEastAsia" w:hAnsiTheme="majorEastAsia" w:hint="eastAsia"/>
                <w:noProof/>
                <w:webHidden/>
              </w:rPr>
              <w:t>1</w:t>
            </w:r>
            <w:r w:rsidRPr="009B2703">
              <w:rPr>
                <w:rFonts w:asciiTheme="majorEastAsia" w:eastAsiaTheme="majorEastAsia" w:hAnsiTheme="majorEastAsia" w:hint="eastAsia"/>
                <w:noProof/>
                <w:webHidden/>
              </w:rPr>
              <w:fldChar w:fldCharType="end"/>
            </w:r>
          </w:hyperlink>
        </w:p>
        <w:p w14:paraId="59F69560" w14:textId="7CD19511" w:rsidR="003F6D6C" w:rsidRPr="009B2703" w:rsidRDefault="003F6D6C" w:rsidP="009B2703">
          <w:pPr>
            <w:pStyle w:val="TOC2"/>
            <w:ind w:firstLineChars="25" w:firstLine="64"/>
            <w:outlineLvl w:val="1"/>
            <w:rPr>
              <w:rFonts w:asciiTheme="majorEastAsia" w:eastAsiaTheme="majorEastAsia" w:hAnsiTheme="majorEastAsia" w:hint="eastAsia"/>
              <w:noProof/>
              <w:snapToGrid/>
              <w:kern w:val="2"/>
              <w:sz w:val="22"/>
              <w14:ligatures w14:val="standardContextual"/>
            </w:rPr>
          </w:pPr>
          <w:hyperlink w:anchor="_Toc196297941" w:history="1">
            <w:r w:rsidRPr="009B2703">
              <w:rPr>
                <w:rStyle w:val="ac"/>
                <w:rFonts w:asciiTheme="majorEastAsia" w:eastAsiaTheme="majorEastAsia" w:hAnsiTheme="majorEastAsia" w:hint="eastAsia"/>
                <w:noProof/>
              </w:rPr>
              <w:t>§1.2 国内外研究现状</w:t>
            </w:r>
            <w:r w:rsidRPr="009B2703">
              <w:rPr>
                <w:rFonts w:asciiTheme="majorEastAsia" w:eastAsiaTheme="majorEastAsia" w:hAnsiTheme="majorEastAsia" w:hint="eastAsia"/>
                <w:noProof/>
                <w:webHidden/>
              </w:rPr>
              <w:tab/>
            </w:r>
            <w:r w:rsidRPr="009B2703">
              <w:rPr>
                <w:rFonts w:asciiTheme="majorEastAsia" w:eastAsiaTheme="majorEastAsia" w:hAnsiTheme="majorEastAsia" w:hint="eastAsia"/>
                <w:noProof/>
                <w:webHidden/>
              </w:rPr>
              <w:fldChar w:fldCharType="begin"/>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noProof/>
                <w:webHidden/>
              </w:rPr>
              <w:instrText>PAGEREF _Toc196297941 \h</w:instrText>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hint="eastAsia"/>
                <w:noProof/>
                <w:webHidden/>
              </w:rPr>
            </w:r>
            <w:r w:rsidRPr="009B2703">
              <w:rPr>
                <w:rFonts w:asciiTheme="majorEastAsia" w:eastAsiaTheme="majorEastAsia" w:hAnsiTheme="majorEastAsia"/>
                <w:noProof/>
                <w:webHidden/>
              </w:rPr>
              <w:fldChar w:fldCharType="separate"/>
            </w:r>
            <w:r w:rsidR="009B2703">
              <w:rPr>
                <w:rFonts w:asciiTheme="majorEastAsia" w:eastAsiaTheme="majorEastAsia" w:hAnsiTheme="majorEastAsia" w:hint="eastAsia"/>
                <w:noProof/>
                <w:webHidden/>
              </w:rPr>
              <w:t>1</w:t>
            </w:r>
            <w:r w:rsidRPr="009B2703">
              <w:rPr>
                <w:rFonts w:asciiTheme="majorEastAsia" w:eastAsiaTheme="majorEastAsia" w:hAnsiTheme="majorEastAsia" w:hint="eastAsia"/>
                <w:noProof/>
                <w:webHidden/>
              </w:rPr>
              <w:fldChar w:fldCharType="end"/>
            </w:r>
          </w:hyperlink>
        </w:p>
        <w:p w14:paraId="63CD6641" w14:textId="21947C8B" w:rsidR="003F6D6C" w:rsidRPr="009B2703" w:rsidRDefault="003F6D6C" w:rsidP="009B2703">
          <w:pPr>
            <w:pStyle w:val="TOC2"/>
            <w:ind w:firstLineChars="25" w:firstLine="64"/>
            <w:outlineLvl w:val="1"/>
            <w:rPr>
              <w:rFonts w:asciiTheme="majorEastAsia" w:eastAsiaTheme="majorEastAsia" w:hAnsiTheme="majorEastAsia" w:hint="eastAsia"/>
              <w:noProof/>
              <w:snapToGrid/>
              <w:kern w:val="2"/>
              <w:sz w:val="22"/>
              <w14:ligatures w14:val="standardContextual"/>
            </w:rPr>
          </w:pPr>
          <w:hyperlink w:anchor="_Toc196297942" w:history="1">
            <w:r w:rsidRPr="009B2703">
              <w:rPr>
                <w:rStyle w:val="ac"/>
                <w:rFonts w:asciiTheme="majorEastAsia" w:eastAsiaTheme="majorEastAsia" w:hAnsiTheme="majorEastAsia" w:hint="eastAsia"/>
                <w:noProof/>
              </w:rPr>
              <w:t>§1.3 研究方法与内容</w:t>
            </w:r>
            <w:r w:rsidRPr="009B2703">
              <w:rPr>
                <w:rFonts w:asciiTheme="majorEastAsia" w:eastAsiaTheme="majorEastAsia" w:hAnsiTheme="majorEastAsia" w:hint="eastAsia"/>
                <w:noProof/>
                <w:webHidden/>
              </w:rPr>
              <w:tab/>
            </w:r>
            <w:r w:rsidRPr="009B2703">
              <w:rPr>
                <w:rFonts w:asciiTheme="majorEastAsia" w:eastAsiaTheme="majorEastAsia" w:hAnsiTheme="majorEastAsia" w:hint="eastAsia"/>
                <w:noProof/>
                <w:webHidden/>
              </w:rPr>
              <w:fldChar w:fldCharType="begin"/>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noProof/>
                <w:webHidden/>
              </w:rPr>
              <w:instrText>PAGEREF _Toc196297942 \h</w:instrText>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hint="eastAsia"/>
                <w:noProof/>
                <w:webHidden/>
              </w:rPr>
            </w:r>
            <w:r w:rsidRPr="009B2703">
              <w:rPr>
                <w:rFonts w:asciiTheme="majorEastAsia" w:eastAsiaTheme="majorEastAsia" w:hAnsiTheme="majorEastAsia"/>
                <w:noProof/>
                <w:webHidden/>
              </w:rPr>
              <w:fldChar w:fldCharType="separate"/>
            </w:r>
            <w:r w:rsidR="009B2703">
              <w:rPr>
                <w:rFonts w:asciiTheme="majorEastAsia" w:eastAsiaTheme="majorEastAsia" w:hAnsiTheme="majorEastAsia" w:hint="eastAsia"/>
                <w:noProof/>
                <w:webHidden/>
              </w:rPr>
              <w:t>1</w:t>
            </w:r>
            <w:r w:rsidRPr="009B2703">
              <w:rPr>
                <w:rFonts w:asciiTheme="majorEastAsia" w:eastAsiaTheme="majorEastAsia" w:hAnsiTheme="majorEastAsia" w:hint="eastAsia"/>
                <w:noProof/>
                <w:webHidden/>
              </w:rPr>
              <w:fldChar w:fldCharType="end"/>
            </w:r>
          </w:hyperlink>
        </w:p>
        <w:p w14:paraId="59D8B868" w14:textId="71662ACF" w:rsidR="003F6D6C" w:rsidRPr="009B2703" w:rsidRDefault="003F6D6C" w:rsidP="009B2703">
          <w:pPr>
            <w:pStyle w:val="TOC2"/>
            <w:ind w:firstLineChars="25" w:firstLine="64"/>
            <w:outlineLvl w:val="1"/>
            <w:rPr>
              <w:rFonts w:asciiTheme="majorEastAsia" w:eastAsiaTheme="majorEastAsia" w:hAnsiTheme="majorEastAsia" w:hint="eastAsia"/>
              <w:noProof/>
              <w:snapToGrid/>
              <w:kern w:val="2"/>
              <w:sz w:val="22"/>
              <w14:ligatures w14:val="standardContextual"/>
            </w:rPr>
          </w:pPr>
          <w:hyperlink w:anchor="_Toc196297943" w:history="1">
            <w:r w:rsidRPr="009B2703">
              <w:rPr>
                <w:rStyle w:val="ac"/>
                <w:rFonts w:asciiTheme="majorEastAsia" w:eastAsiaTheme="majorEastAsia" w:hAnsiTheme="majorEastAsia" w:hint="eastAsia"/>
                <w:noProof/>
              </w:rPr>
              <w:t>§2.3 湍流模型</w:t>
            </w:r>
            <w:r w:rsidRPr="009B2703">
              <w:rPr>
                <w:rFonts w:asciiTheme="majorEastAsia" w:eastAsiaTheme="majorEastAsia" w:hAnsiTheme="majorEastAsia" w:hint="eastAsia"/>
                <w:noProof/>
                <w:webHidden/>
              </w:rPr>
              <w:tab/>
            </w:r>
            <w:r w:rsidRPr="009B2703">
              <w:rPr>
                <w:rFonts w:asciiTheme="majorEastAsia" w:eastAsiaTheme="majorEastAsia" w:hAnsiTheme="majorEastAsia" w:hint="eastAsia"/>
                <w:noProof/>
                <w:webHidden/>
              </w:rPr>
              <w:fldChar w:fldCharType="begin"/>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noProof/>
                <w:webHidden/>
              </w:rPr>
              <w:instrText>PAGEREF _Toc196297943 \h</w:instrText>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hint="eastAsia"/>
                <w:noProof/>
                <w:webHidden/>
              </w:rPr>
            </w:r>
            <w:r w:rsidRPr="009B2703">
              <w:rPr>
                <w:rFonts w:asciiTheme="majorEastAsia" w:eastAsiaTheme="majorEastAsia" w:hAnsiTheme="majorEastAsia"/>
                <w:noProof/>
                <w:webHidden/>
              </w:rPr>
              <w:fldChar w:fldCharType="separate"/>
            </w:r>
            <w:r w:rsidR="009B2703">
              <w:rPr>
                <w:rFonts w:asciiTheme="majorEastAsia" w:eastAsiaTheme="majorEastAsia" w:hAnsiTheme="majorEastAsia" w:hint="eastAsia"/>
                <w:noProof/>
                <w:webHidden/>
              </w:rPr>
              <w:t>1</w:t>
            </w:r>
            <w:r w:rsidRPr="009B2703">
              <w:rPr>
                <w:rFonts w:asciiTheme="majorEastAsia" w:eastAsiaTheme="majorEastAsia" w:hAnsiTheme="majorEastAsia" w:hint="eastAsia"/>
                <w:noProof/>
                <w:webHidden/>
              </w:rPr>
              <w:fldChar w:fldCharType="end"/>
            </w:r>
          </w:hyperlink>
        </w:p>
        <w:p w14:paraId="6A276417" w14:textId="4B8794D4" w:rsidR="003F6D6C" w:rsidRPr="009B2703" w:rsidRDefault="003F6D6C" w:rsidP="009B2703">
          <w:pPr>
            <w:pStyle w:val="TOC3"/>
            <w:ind w:leftChars="0" w:left="0" w:firstLineChars="150" w:firstLine="386"/>
            <w:outlineLvl w:val="1"/>
            <w:rPr>
              <w:rFonts w:asciiTheme="majorEastAsia" w:eastAsiaTheme="majorEastAsia" w:hAnsiTheme="majorEastAsia" w:hint="eastAsia"/>
              <w:noProof/>
              <w:snapToGrid/>
              <w:kern w:val="2"/>
              <w:sz w:val="22"/>
              <w14:ligatures w14:val="standardContextual"/>
            </w:rPr>
          </w:pPr>
          <w:hyperlink w:anchor="_Toc196297944" w:history="1">
            <w:r w:rsidRPr="009B2703">
              <w:rPr>
                <w:rStyle w:val="ac"/>
                <w:rFonts w:asciiTheme="majorEastAsia" w:eastAsiaTheme="majorEastAsia" w:hAnsiTheme="majorEastAsia" w:hint="eastAsia"/>
                <w:noProof/>
              </w:rPr>
              <w:t>§2.3.1 标准</w:t>
            </w:r>
            <w:r w:rsidRPr="009B2703">
              <w:rPr>
                <w:rFonts w:asciiTheme="majorEastAsia" w:eastAsiaTheme="majorEastAsia" w:hAnsiTheme="majorEastAsia"/>
                <w:bCs/>
                <w:noProof/>
              </w:rPr>
              <w:object w:dxaOrig="540" w:dyaOrig="279" w14:anchorId="332946A3">
                <v:shape id="_x0000_i1724" type="#_x0000_t75" style="width:26.9pt;height:13.45pt" o:ole="">
                  <v:imagedata r:id="rId23" o:title=""/>
                </v:shape>
                <o:OLEObject Type="Embed" ProgID="Equation.DSMT4" ShapeID="_x0000_i1724" DrawAspect="Content" ObjectID="_1806911821" r:id="rId24"/>
              </w:object>
            </w:r>
            <w:r w:rsidRPr="009B2703">
              <w:rPr>
                <w:rStyle w:val="ac"/>
                <w:rFonts w:asciiTheme="majorEastAsia" w:eastAsiaTheme="majorEastAsia" w:hAnsiTheme="majorEastAsia" w:hint="eastAsia"/>
                <w:noProof/>
              </w:rPr>
              <w:t>模型</w:t>
            </w:r>
            <w:r w:rsidRPr="009B2703">
              <w:rPr>
                <w:rFonts w:asciiTheme="majorEastAsia" w:eastAsiaTheme="majorEastAsia" w:hAnsiTheme="majorEastAsia" w:hint="eastAsia"/>
                <w:noProof/>
                <w:webHidden/>
              </w:rPr>
              <w:tab/>
            </w:r>
            <w:r w:rsidRPr="009B2703">
              <w:rPr>
                <w:rFonts w:asciiTheme="majorEastAsia" w:eastAsiaTheme="majorEastAsia" w:hAnsiTheme="majorEastAsia" w:hint="eastAsia"/>
                <w:noProof/>
                <w:webHidden/>
              </w:rPr>
              <w:fldChar w:fldCharType="begin"/>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noProof/>
                <w:webHidden/>
              </w:rPr>
              <w:instrText>PAGEREF _Toc196297944 \h</w:instrText>
            </w:r>
            <w:r w:rsidRPr="009B2703">
              <w:rPr>
                <w:rFonts w:asciiTheme="majorEastAsia" w:eastAsiaTheme="majorEastAsia" w:hAnsiTheme="majorEastAsia" w:hint="eastAsia"/>
                <w:noProof/>
                <w:webHidden/>
              </w:rPr>
              <w:instrText xml:space="preserve"> </w:instrText>
            </w:r>
            <w:r w:rsidRPr="009B2703">
              <w:rPr>
                <w:rFonts w:asciiTheme="majorEastAsia" w:eastAsiaTheme="majorEastAsia" w:hAnsiTheme="majorEastAsia" w:hint="eastAsia"/>
                <w:noProof/>
                <w:webHidden/>
              </w:rPr>
            </w:r>
            <w:r w:rsidRPr="009B2703">
              <w:rPr>
                <w:rFonts w:asciiTheme="majorEastAsia" w:eastAsiaTheme="majorEastAsia" w:hAnsiTheme="majorEastAsia"/>
                <w:noProof/>
                <w:webHidden/>
              </w:rPr>
              <w:fldChar w:fldCharType="separate"/>
            </w:r>
            <w:r w:rsidR="009B2703">
              <w:rPr>
                <w:rFonts w:asciiTheme="majorEastAsia" w:eastAsiaTheme="majorEastAsia" w:hAnsiTheme="majorEastAsia" w:hint="eastAsia"/>
                <w:noProof/>
                <w:webHidden/>
              </w:rPr>
              <w:t>1</w:t>
            </w:r>
            <w:r w:rsidRPr="009B2703">
              <w:rPr>
                <w:rFonts w:asciiTheme="majorEastAsia" w:eastAsiaTheme="majorEastAsia" w:hAnsiTheme="majorEastAsia" w:hint="eastAsia"/>
                <w:noProof/>
                <w:webHidden/>
              </w:rPr>
              <w:fldChar w:fldCharType="end"/>
            </w:r>
          </w:hyperlink>
        </w:p>
        <w:p w14:paraId="0437BF4B" w14:textId="6A91489C" w:rsidR="003F6D6C" w:rsidRPr="009B2703" w:rsidRDefault="003F6D6C" w:rsidP="009B2703">
          <w:pPr>
            <w:pStyle w:val="TOC1"/>
            <w:tabs>
              <w:tab w:val="right" w:leader="dot" w:pos="8493"/>
            </w:tabs>
            <w:ind w:firstLineChars="0" w:firstLine="0"/>
            <w:outlineLvl w:val="1"/>
            <w:rPr>
              <w:rStyle w:val="ac"/>
              <w:rFonts w:hint="eastAsia"/>
              <w:noProof/>
            </w:rPr>
          </w:pPr>
          <w:hyperlink w:anchor="_Toc196297945" w:history="1">
            <w:r w:rsidRPr="009B2703">
              <w:rPr>
                <w:rStyle w:val="ac"/>
                <w:rFonts w:asciiTheme="majorEastAsia" w:eastAsiaTheme="majorEastAsia" w:hAnsiTheme="majorEastAsia" w:hint="eastAsia"/>
                <w:noProof/>
              </w:rPr>
              <w:t>第6章 总结与展望</w:t>
            </w:r>
            <w:r w:rsidRPr="009B2703">
              <w:rPr>
                <w:rStyle w:val="ac"/>
                <w:rFonts w:hint="eastAsia"/>
                <w:noProof/>
                <w:webHidden/>
              </w:rPr>
              <w:tab/>
            </w:r>
            <w:r w:rsidRPr="009B2703">
              <w:rPr>
                <w:rStyle w:val="ac"/>
                <w:rFonts w:hint="eastAsia"/>
                <w:noProof/>
                <w:webHidden/>
              </w:rPr>
              <w:fldChar w:fldCharType="begin"/>
            </w:r>
            <w:r w:rsidRPr="009B2703">
              <w:rPr>
                <w:rStyle w:val="ac"/>
                <w:rFonts w:hint="eastAsia"/>
                <w:noProof/>
                <w:webHidden/>
              </w:rPr>
              <w:instrText xml:space="preserve"> </w:instrText>
            </w:r>
            <w:r w:rsidRPr="009B2703">
              <w:rPr>
                <w:rStyle w:val="ac"/>
                <w:noProof/>
                <w:webHidden/>
              </w:rPr>
              <w:instrText>PAGEREF _Toc196297945 \h</w:instrText>
            </w:r>
            <w:r w:rsidRPr="009B2703">
              <w:rPr>
                <w:rStyle w:val="ac"/>
                <w:rFonts w:hint="eastAsia"/>
                <w:noProof/>
                <w:webHidden/>
              </w:rPr>
              <w:instrText xml:space="preserve"> </w:instrText>
            </w:r>
            <w:r w:rsidRPr="009B2703">
              <w:rPr>
                <w:rStyle w:val="ac"/>
                <w:rFonts w:hint="eastAsia"/>
                <w:noProof/>
                <w:webHidden/>
              </w:rPr>
            </w:r>
            <w:r w:rsidRPr="009B2703">
              <w:rPr>
                <w:rStyle w:val="ac"/>
                <w:noProof/>
                <w:webHidden/>
              </w:rPr>
              <w:fldChar w:fldCharType="separate"/>
            </w:r>
            <w:r w:rsidR="009B2703">
              <w:rPr>
                <w:rStyle w:val="ac"/>
                <w:noProof/>
                <w:webHidden/>
              </w:rPr>
              <w:t>2</w:t>
            </w:r>
            <w:r w:rsidRPr="009B2703">
              <w:rPr>
                <w:rStyle w:val="ac"/>
                <w:rFonts w:hint="eastAsia"/>
                <w:noProof/>
                <w:webHidden/>
              </w:rPr>
              <w:fldChar w:fldCharType="end"/>
            </w:r>
          </w:hyperlink>
        </w:p>
        <w:p w14:paraId="69B25A2A" w14:textId="00A8B00A" w:rsidR="003F6D6C" w:rsidRPr="009B2703" w:rsidRDefault="003F6D6C" w:rsidP="009B2703">
          <w:pPr>
            <w:pStyle w:val="TOC2"/>
            <w:ind w:firstLineChars="25" w:firstLine="64"/>
            <w:outlineLvl w:val="1"/>
            <w:rPr>
              <w:rStyle w:val="ac"/>
              <w:rFonts w:asciiTheme="majorEastAsia" w:eastAsiaTheme="majorEastAsia" w:hAnsiTheme="majorEastAsia" w:hint="eastAsia"/>
              <w:noProof/>
            </w:rPr>
          </w:pPr>
          <w:hyperlink w:anchor="_Toc196297946" w:history="1">
            <w:r w:rsidRPr="009B2703">
              <w:rPr>
                <w:rStyle w:val="ac"/>
                <w:rFonts w:asciiTheme="majorEastAsia" w:eastAsiaTheme="majorEastAsia" w:hAnsiTheme="majorEastAsia" w:hint="eastAsia"/>
                <w:noProof/>
              </w:rPr>
              <w:t>§6.2 未来工作展望</w:t>
            </w:r>
            <w:r w:rsidRPr="009B2703">
              <w:rPr>
                <w:rStyle w:val="ac"/>
                <w:rFonts w:asciiTheme="majorEastAsia" w:eastAsiaTheme="majorEastAsia" w:hAnsiTheme="majorEastAsia" w:hint="eastAsia"/>
                <w:noProof/>
                <w:webHidden/>
              </w:rPr>
              <w:tab/>
            </w:r>
            <w:r w:rsidRPr="009B2703">
              <w:rPr>
                <w:rStyle w:val="ac"/>
                <w:rFonts w:asciiTheme="majorEastAsia" w:eastAsiaTheme="majorEastAsia" w:hAnsiTheme="majorEastAsia" w:hint="eastAsia"/>
                <w:noProof/>
                <w:webHidden/>
              </w:rPr>
              <w:fldChar w:fldCharType="begin"/>
            </w:r>
            <w:r w:rsidRPr="009B2703">
              <w:rPr>
                <w:rStyle w:val="ac"/>
                <w:rFonts w:asciiTheme="majorEastAsia" w:eastAsiaTheme="majorEastAsia" w:hAnsiTheme="majorEastAsia" w:hint="eastAsia"/>
                <w:noProof/>
                <w:webHidden/>
              </w:rPr>
              <w:instrText xml:space="preserve"> </w:instrText>
            </w:r>
            <w:r w:rsidRPr="009B2703">
              <w:rPr>
                <w:rStyle w:val="ac"/>
                <w:rFonts w:asciiTheme="majorEastAsia" w:eastAsiaTheme="majorEastAsia" w:hAnsiTheme="majorEastAsia"/>
                <w:noProof/>
                <w:webHidden/>
              </w:rPr>
              <w:instrText>PAGEREF _Toc196297946 \h</w:instrText>
            </w:r>
            <w:r w:rsidRPr="009B2703">
              <w:rPr>
                <w:rStyle w:val="ac"/>
                <w:rFonts w:asciiTheme="majorEastAsia" w:eastAsiaTheme="majorEastAsia" w:hAnsiTheme="majorEastAsia" w:hint="eastAsia"/>
                <w:noProof/>
                <w:webHidden/>
              </w:rPr>
              <w:instrText xml:space="preserve"> </w:instrText>
            </w:r>
            <w:r w:rsidRPr="009B2703">
              <w:rPr>
                <w:rStyle w:val="ac"/>
                <w:rFonts w:asciiTheme="majorEastAsia" w:eastAsiaTheme="majorEastAsia" w:hAnsiTheme="majorEastAsia" w:hint="eastAsia"/>
                <w:noProof/>
                <w:webHidden/>
              </w:rPr>
            </w:r>
            <w:r w:rsidRPr="009B2703">
              <w:rPr>
                <w:rStyle w:val="ac"/>
                <w:rFonts w:asciiTheme="majorEastAsia" w:eastAsiaTheme="majorEastAsia" w:hAnsiTheme="majorEastAsia"/>
                <w:noProof/>
                <w:webHidden/>
              </w:rPr>
              <w:fldChar w:fldCharType="separate"/>
            </w:r>
            <w:r w:rsidR="009B2703">
              <w:rPr>
                <w:rStyle w:val="ac"/>
                <w:rFonts w:asciiTheme="majorEastAsia" w:eastAsiaTheme="majorEastAsia" w:hAnsiTheme="majorEastAsia" w:hint="eastAsia"/>
                <w:noProof/>
                <w:webHidden/>
              </w:rPr>
              <w:t>2</w:t>
            </w:r>
            <w:r w:rsidRPr="009B2703">
              <w:rPr>
                <w:rStyle w:val="ac"/>
                <w:rFonts w:asciiTheme="majorEastAsia" w:eastAsiaTheme="majorEastAsia" w:hAnsiTheme="majorEastAsia" w:hint="eastAsia"/>
                <w:noProof/>
                <w:webHidden/>
              </w:rPr>
              <w:fldChar w:fldCharType="end"/>
            </w:r>
          </w:hyperlink>
        </w:p>
        <w:p w14:paraId="7A39E6C1" w14:textId="67844DFC" w:rsidR="003F6D6C" w:rsidRPr="009B2703" w:rsidRDefault="003F6D6C" w:rsidP="009B2703">
          <w:pPr>
            <w:pStyle w:val="TOC1"/>
            <w:tabs>
              <w:tab w:val="right" w:leader="dot" w:pos="8493"/>
            </w:tabs>
            <w:ind w:firstLineChars="0" w:firstLine="0"/>
            <w:outlineLvl w:val="1"/>
            <w:rPr>
              <w:rStyle w:val="ac"/>
              <w:rFonts w:hint="eastAsia"/>
              <w:noProof/>
            </w:rPr>
          </w:pPr>
          <w:hyperlink w:anchor="_Toc196297947" w:history="1">
            <w:r w:rsidRPr="009B2703">
              <w:rPr>
                <w:rStyle w:val="ac"/>
                <w:rFonts w:asciiTheme="majorEastAsia" w:eastAsiaTheme="majorEastAsia" w:hAnsiTheme="majorEastAsia" w:hint="eastAsia"/>
                <w:noProof/>
              </w:rPr>
              <w:t>参考文献</w:t>
            </w:r>
            <w:r w:rsidRPr="009B2703">
              <w:rPr>
                <w:rStyle w:val="ac"/>
                <w:rFonts w:hint="eastAsia"/>
                <w:noProof/>
                <w:webHidden/>
              </w:rPr>
              <w:tab/>
            </w:r>
            <w:r w:rsidRPr="009B2703">
              <w:rPr>
                <w:rStyle w:val="ac"/>
                <w:rFonts w:hint="eastAsia"/>
                <w:noProof/>
                <w:webHidden/>
              </w:rPr>
              <w:fldChar w:fldCharType="begin"/>
            </w:r>
            <w:r w:rsidRPr="009B2703">
              <w:rPr>
                <w:rStyle w:val="ac"/>
                <w:rFonts w:hint="eastAsia"/>
                <w:noProof/>
                <w:webHidden/>
              </w:rPr>
              <w:instrText xml:space="preserve"> </w:instrText>
            </w:r>
            <w:r w:rsidRPr="009B2703">
              <w:rPr>
                <w:rStyle w:val="ac"/>
                <w:noProof/>
                <w:webHidden/>
              </w:rPr>
              <w:instrText>PAGEREF _Toc196297947 \h</w:instrText>
            </w:r>
            <w:r w:rsidRPr="009B2703">
              <w:rPr>
                <w:rStyle w:val="ac"/>
                <w:rFonts w:hint="eastAsia"/>
                <w:noProof/>
                <w:webHidden/>
              </w:rPr>
              <w:instrText xml:space="preserve"> </w:instrText>
            </w:r>
            <w:r w:rsidRPr="009B2703">
              <w:rPr>
                <w:rStyle w:val="ac"/>
                <w:rFonts w:hint="eastAsia"/>
                <w:noProof/>
                <w:webHidden/>
              </w:rPr>
            </w:r>
            <w:r w:rsidRPr="009B2703">
              <w:rPr>
                <w:rStyle w:val="ac"/>
                <w:noProof/>
                <w:webHidden/>
              </w:rPr>
              <w:fldChar w:fldCharType="separate"/>
            </w:r>
            <w:r w:rsidR="009B2703">
              <w:rPr>
                <w:rStyle w:val="ac"/>
                <w:noProof/>
                <w:webHidden/>
              </w:rPr>
              <w:t>3</w:t>
            </w:r>
            <w:r w:rsidRPr="009B2703">
              <w:rPr>
                <w:rStyle w:val="ac"/>
                <w:rFonts w:hint="eastAsia"/>
                <w:noProof/>
                <w:webHidden/>
              </w:rPr>
              <w:fldChar w:fldCharType="end"/>
            </w:r>
          </w:hyperlink>
        </w:p>
        <w:p w14:paraId="1A5670BA" w14:textId="67973959" w:rsidR="003F6D6C" w:rsidRPr="009B2703" w:rsidRDefault="003F6D6C" w:rsidP="009B2703">
          <w:pPr>
            <w:pStyle w:val="TOC1"/>
            <w:tabs>
              <w:tab w:val="right" w:leader="dot" w:pos="8493"/>
            </w:tabs>
            <w:ind w:firstLineChars="0" w:firstLine="0"/>
            <w:outlineLvl w:val="1"/>
            <w:rPr>
              <w:rStyle w:val="ac"/>
              <w:rFonts w:hint="eastAsia"/>
              <w:noProof/>
            </w:rPr>
          </w:pPr>
          <w:hyperlink w:anchor="_Toc196297948" w:history="1">
            <w:r w:rsidRPr="009B2703">
              <w:rPr>
                <w:rStyle w:val="ac"/>
                <w:rFonts w:asciiTheme="majorEastAsia" w:eastAsiaTheme="majorEastAsia" w:hAnsiTheme="majorEastAsia" w:hint="eastAsia"/>
                <w:noProof/>
              </w:rPr>
              <w:t>致  谢</w:t>
            </w:r>
            <w:r w:rsidRPr="009B2703">
              <w:rPr>
                <w:rStyle w:val="ac"/>
                <w:rFonts w:hint="eastAsia"/>
                <w:noProof/>
                <w:webHidden/>
              </w:rPr>
              <w:tab/>
            </w:r>
            <w:r w:rsidRPr="009B2703">
              <w:rPr>
                <w:rStyle w:val="ac"/>
                <w:rFonts w:hint="eastAsia"/>
                <w:noProof/>
                <w:webHidden/>
              </w:rPr>
              <w:fldChar w:fldCharType="begin"/>
            </w:r>
            <w:r w:rsidRPr="009B2703">
              <w:rPr>
                <w:rStyle w:val="ac"/>
                <w:rFonts w:hint="eastAsia"/>
                <w:noProof/>
                <w:webHidden/>
              </w:rPr>
              <w:instrText xml:space="preserve"> </w:instrText>
            </w:r>
            <w:r w:rsidRPr="009B2703">
              <w:rPr>
                <w:rStyle w:val="ac"/>
                <w:noProof/>
                <w:webHidden/>
              </w:rPr>
              <w:instrText>PAGEREF _Toc196297948 \h</w:instrText>
            </w:r>
            <w:r w:rsidRPr="009B2703">
              <w:rPr>
                <w:rStyle w:val="ac"/>
                <w:rFonts w:hint="eastAsia"/>
                <w:noProof/>
                <w:webHidden/>
              </w:rPr>
              <w:instrText xml:space="preserve"> </w:instrText>
            </w:r>
            <w:r w:rsidRPr="009B2703">
              <w:rPr>
                <w:rStyle w:val="ac"/>
                <w:rFonts w:hint="eastAsia"/>
                <w:noProof/>
                <w:webHidden/>
              </w:rPr>
            </w:r>
            <w:r w:rsidRPr="009B2703">
              <w:rPr>
                <w:rStyle w:val="ac"/>
                <w:noProof/>
                <w:webHidden/>
              </w:rPr>
              <w:fldChar w:fldCharType="separate"/>
            </w:r>
            <w:r w:rsidR="009B2703">
              <w:rPr>
                <w:rStyle w:val="ac"/>
                <w:noProof/>
                <w:webHidden/>
              </w:rPr>
              <w:t>4</w:t>
            </w:r>
            <w:r w:rsidRPr="009B2703">
              <w:rPr>
                <w:rStyle w:val="ac"/>
                <w:rFonts w:hint="eastAsia"/>
                <w:noProof/>
                <w:webHidden/>
              </w:rPr>
              <w:fldChar w:fldCharType="end"/>
            </w:r>
          </w:hyperlink>
        </w:p>
        <w:p w14:paraId="4DF82C16" w14:textId="012F57BB" w:rsidR="00586F62" w:rsidRDefault="008A186E" w:rsidP="003F6D6C">
          <w:pPr>
            <w:ind w:firstLine="517"/>
            <w:outlineLvl w:val="1"/>
          </w:pPr>
          <w:r>
            <w:rPr>
              <w:b/>
              <w:bCs/>
              <w:lang w:val="zh-CN"/>
            </w:rPr>
            <w:fldChar w:fldCharType="end"/>
          </w:r>
        </w:p>
      </w:sdtContent>
    </w:sdt>
    <w:p w14:paraId="44C01ADD" w14:textId="77777777" w:rsidR="00586F62" w:rsidRDefault="00586F62">
      <w:pPr>
        <w:pStyle w:val="ae"/>
        <w:spacing w:before="450" w:after="225"/>
        <w:jc w:val="left"/>
        <w:rPr>
          <w:rFonts w:ascii="宋体" w:eastAsia="宋体" w:hAnsi="宋体" w:cs="宋体" w:hint="eastAsia"/>
          <w:sz w:val="24"/>
          <w:szCs w:val="24"/>
        </w:rPr>
        <w:sectPr w:rsidR="00586F62" w:rsidSect="007C57B1">
          <w:pgSz w:w="11906" w:h="16838"/>
          <w:pgMar w:top="1440" w:right="1418" w:bottom="1440" w:left="1418" w:header="1304" w:footer="1020" w:gutter="567"/>
          <w:pgNumType w:fmt="upperRoman"/>
          <w:cols w:space="0"/>
          <w:docGrid w:type="linesAndChars" w:linePitch="450" w:charSpace="3618"/>
        </w:sectPr>
      </w:pPr>
      <w:bookmarkStart w:id="30" w:name="_Toc170037699"/>
      <w:bookmarkEnd w:id="15"/>
      <w:bookmarkEnd w:id="30"/>
    </w:p>
    <w:p w14:paraId="58D95745" w14:textId="77777777" w:rsidR="005540AC" w:rsidRDefault="005540AC" w:rsidP="005540AC">
      <w:pPr>
        <w:ind w:firstLineChars="0" w:firstLine="0"/>
        <w:jc w:val="center"/>
        <w:rPr>
          <w:rFonts w:ascii="黑体" w:eastAsia="黑体" w:hAnsi="黑体" w:hint="eastAsia"/>
          <w:sz w:val="32"/>
          <w:szCs w:val="32"/>
        </w:rPr>
      </w:pPr>
      <w:bookmarkStart w:id="31" w:name="_Toc515396227"/>
      <w:bookmarkStart w:id="32" w:name="_Hlk37542287"/>
    </w:p>
    <w:p w14:paraId="18D36615" w14:textId="75A86937" w:rsidR="00850269" w:rsidRPr="002B1EA3" w:rsidRDefault="006B73C5" w:rsidP="002B1EA3">
      <w:pPr>
        <w:pStyle w:val="21bc9c4b-6a32-43e5-beaa-fd2d792c5735"/>
        <w:spacing w:after="225"/>
        <w:jc w:val="center"/>
        <w:rPr>
          <w:rFonts w:ascii="黑体" w:eastAsia="黑体" w:hAnsi="黑体" w:hint="eastAsia"/>
        </w:rPr>
      </w:pPr>
      <w:bookmarkStart w:id="33" w:name="_Toc196297939"/>
      <w:r w:rsidRPr="002B1EA3">
        <w:rPr>
          <w:rFonts w:ascii="黑体" w:eastAsia="黑体" w:hAnsi="黑体" w:hint="eastAsia"/>
        </w:rPr>
        <w:t xml:space="preserve">第1章 </w:t>
      </w:r>
      <w:bookmarkEnd w:id="31"/>
      <w:r w:rsidR="004E3589" w:rsidRPr="002B1EA3">
        <w:rPr>
          <w:rFonts w:ascii="黑体" w:eastAsia="黑体" w:hAnsi="黑体" w:hint="eastAsia"/>
        </w:rPr>
        <w:t xml:space="preserve"> </w:t>
      </w:r>
      <w:r w:rsidRPr="002B1EA3">
        <w:rPr>
          <w:rFonts w:ascii="黑体" w:eastAsia="黑体" w:hAnsi="黑体" w:hint="eastAsia"/>
        </w:rPr>
        <w:t xml:space="preserve">绪 </w:t>
      </w:r>
      <w:r w:rsidR="004E3589" w:rsidRPr="002B1EA3">
        <w:rPr>
          <w:rFonts w:ascii="黑体" w:eastAsia="黑体" w:hAnsi="黑体" w:hint="eastAsia"/>
        </w:rPr>
        <w:t xml:space="preserve"> </w:t>
      </w:r>
      <w:commentRangeStart w:id="34"/>
      <w:r w:rsidRPr="002B1EA3">
        <w:rPr>
          <w:rFonts w:ascii="黑体" w:eastAsia="黑体" w:hAnsi="黑体" w:hint="eastAsia"/>
        </w:rPr>
        <w:t>论</w:t>
      </w:r>
      <w:commentRangeEnd w:id="34"/>
      <w:r w:rsidR="00022E4C" w:rsidRPr="002B1EA3">
        <w:rPr>
          <w:rFonts w:ascii="黑体" w:eastAsia="黑体" w:hAnsi="黑体"/>
        </w:rPr>
        <w:commentReference w:id="34"/>
      </w:r>
      <w:bookmarkEnd w:id="32"/>
      <w:bookmarkEnd w:id="33"/>
    </w:p>
    <w:p w14:paraId="00FFE649" w14:textId="7098D163" w:rsidR="00D928F2" w:rsidRPr="002B1EA3" w:rsidRDefault="002B1EA3" w:rsidP="002B1EA3">
      <w:pPr>
        <w:pStyle w:val="71e7dc79-1ff7-45e8-997d-0ebda3762b91"/>
        <w:spacing w:before="225" w:after="225"/>
        <w:rPr>
          <w:rFonts w:ascii="黑体" w:eastAsia="黑体" w:hAnsi="黑体" w:hint="eastAsia"/>
        </w:rPr>
      </w:pPr>
      <w:bookmarkStart w:id="35" w:name="_Toc170037700"/>
      <w:bookmarkStart w:id="36" w:name="_Toc515396228"/>
      <w:bookmarkStart w:id="37" w:name="_Hlk37542068"/>
      <w:bookmarkStart w:id="38" w:name="_Toc196297940"/>
      <w:r w:rsidRPr="002B1EA3">
        <w:rPr>
          <w:rFonts w:ascii="黑体" w:eastAsia="黑体" w:hAnsi="黑体" w:hint="eastAsia"/>
        </w:rPr>
        <w:t>§</w:t>
      </w:r>
      <w:r w:rsidR="006B73C5" w:rsidRPr="002B1EA3">
        <w:rPr>
          <w:rFonts w:ascii="黑体" w:eastAsia="黑体" w:hAnsi="黑体"/>
        </w:rPr>
        <w:t xml:space="preserve">1.1 </w:t>
      </w:r>
      <w:bookmarkEnd w:id="35"/>
      <w:r w:rsidR="006B73C5" w:rsidRPr="002B1EA3">
        <w:rPr>
          <w:rFonts w:ascii="黑体" w:eastAsia="黑体" w:hAnsi="黑体" w:hint="eastAsia"/>
        </w:rPr>
        <w:t>研究</w:t>
      </w:r>
      <w:r w:rsidR="0039287D" w:rsidRPr="002B1EA3">
        <w:rPr>
          <w:rFonts w:ascii="黑体" w:eastAsia="黑体" w:hAnsi="黑体" w:hint="eastAsia"/>
        </w:rPr>
        <w:t>背景</w:t>
      </w:r>
      <w:r w:rsidR="006B73C5" w:rsidRPr="002B1EA3">
        <w:rPr>
          <w:rFonts w:ascii="黑体" w:eastAsia="黑体" w:hAnsi="黑体" w:hint="eastAsia"/>
        </w:rPr>
        <w:t>及</w:t>
      </w:r>
      <w:commentRangeStart w:id="39"/>
      <w:r w:rsidR="006B73C5" w:rsidRPr="002B1EA3">
        <w:rPr>
          <w:rFonts w:ascii="黑体" w:eastAsia="黑体" w:hAnsi="黑体" w:hint="eastAsia"/>
        </w:rPr>
        <w:t>意义</w:t>
      </w:r>
      <w:bookmarkEnd w:id="36"/>
      <w:commentRangeEnd w:id="39"/>
      <w:r w:rsidR="00022E4C" w:rsidRPr="002B1EA3">
        <w:rPr>
          <w:rFonts w:ascii="黑体" w:eastAsia="黑体" w:hAnsi="黑体"/>
        </w:rPr>
        <w:commentReference w:id="39"/>
      </w:r>
      <w:bookmarkEnd w:id="38"/>
    </w:p>
    <w:bookmarkEnd w:id="37"/>
    <w:p w14:paraId="743229E6" w14:textId="77777777" w:rsidR="00EE6A76" w:rsidRPr="002D0484" w:rsidRDefault="005549DD" w:rsidP="00DF48DA">
      <w:pPr>
        <w:ind w:firstLine="515"/>
      </w:pPr>
      <w:commentRangeStart w:id="40"/>
      <w:r w:rsidRPr="002D0484">
        <w:rPr>
          <w:rFonts w:hint="eastAsia"/>
        </w:rPr>
        <w:t>随着环境保护的日益重视</w:t>
      </w:r>
      <w:r w:rsidR="008E20CA" w:rsidRPr="002D0484">
        <w:rPr>
          <w:rFonts w:hint="eastAsia"/>
        </w:rPr>
        <w:t>、微颗粒</w:t>
      </w:r>
      <w:r w:rsidR="00193968" w:rsidRPr="002D0484">
        <w:rPr>
          <w:rFonts w:hint="eastAsia"/>
        </w:rPr>
        <w:t>产生</w:t>
      </w:r>
      <w:r w:rsidR="001D030D" w:rsidRPr="002D0484">
        <w:rPr>
          <w:rFonts w:hint="eastAsia"/>
        </w:rPr>
        <w:t>渠道</w:t>
      </w:r>
      <w:r w:rsidR="008576E2" w:rsidRPr="002D0484">
        <w:rPr>
          <w:rFonts w:hint="eastAsia"/>
        </w:rPr>
        <w:t>的</w:t>
      </w:r>
      <w:r w:rsidR="00407291" w:rsidRPr="002D0484">
        <w:rPr>
          <w:rFonts w:hint="eastAsia"/>
        </w:rPr>
        <w:t>迅速</w:t>
      </w:r>
      <w:r w:rsidR="00193968" w:rsidRPr="002D0484">
        <w:rPr>
          <w:rFonts w:hint="eastAsia"/>
        </w:rPr>
        <w:t>增</w:t>
      </w:r>
      <w:r w:rsidR="0059640C" w:rsidRPr="002D0484">
        <w:rPr>
          <w:rFonts w:hint="eastAsia"/>
        </w:rPr>
        <w:t>长</w:t>
      </w:r>
      <w:r w:rsidRPr="002D0484">
        <w:rPr>
          <w:rFonts w:hint="eastAsia"/>
        </w:rPr>
        <w:t>，</w:t>
      </w:r>
      <w:r w:rsidR="00B4455A" w:rsidRPr="002D0484">
        <w:rPr>
          <w:rFonts w:hint="eastAsia"/>
        </w:rPr>
        <w:t>在</w:t>
      </w:r>
      <w:r w:rsidR="00CB27B7" w:rsidRPr="002D0484">
        <w:rPr>
          <w:rFonts w:hint="eastAsia"/>
        </w:rPr>
        <w:t>能源动力、工业生产、大气污染防治等众多</w:t>
      </w:r>
      <w:r w:rsidR="00BA1262" w:rsidRPr="002D0484">
        <w:rPr>
          <w:rFonts w:hint="eastAsia"/>
        </w:rPr>
        <w:t>领域</w:t>
      </w:r>
      <w:r w:rsidR="001A4330" w:rsidRPr="002D0484">
        <w:rPr>
          <w:rFonts w:hint="eastAsia"/>
        </w:rPr>
        <w:t>都会涉及到</w:t>
      </w:r>
      <w:r w:rsidR="00BA1262" w:rsidRPr="002D0484">
        <w:rPr>
          <w:rFonts w:hint="eastAsia"/>
        </w:rPr>
        <w:t>微米颗粒的分离</w:t>
      </w:r>
      <w:r w:rsidR="00C550A6" w:rsidRPr="002D0484">
        <w:rPr>
          <w:rFonts w:hint="eastAsia"/>
        </w:rPr>
        <w:t>与</w:t>
      </w:r>
      <w:r w:rsidR="00BA1262" w:rsidRPr="002D0484">
        <w:rPr>
          <w:rFonts w:hint="eastAsia"/>
        </w:rPr>
        <w:t>净化</w:t>
      </w:r>
      <w:r w:rsidR="00336F87" w:rsidRPr="002D0484">
        <w:rPr>
          <w:rFonts w:hint="eastAsia"/>
        </w:rPr>
        <w:t>。</w:t>
      </w:r>
      <w:r w:rsidR="003F5543" w:rsidRPr="002D0484">
        <w:rPr>
          <w:rFonts w:hint="eastAsia"/>
        </w:rPr>
        <w:t>在</w:t>
      </w:r>
    </w:p>
    <w:p w14:paraId="437E6347" w14:textId="77777777" w:rsidR="00E3051E" w:rsidRPr="002D0484" w:rsidRDefault="00E3051E" w:rsidP="005E1EDD">
      <w:pPr>
        <w:ind w:left="515" w:firstLineChars="0" w:firstLine="0"/>
      </w:pPr>
      <w:r w:rsidRPr="002D0484">
        <w:rPr>
          <w:rFonts w:hint="eastAsia"/>
        </w:rPr>
        <w:t>××××××××××××××××××××××××××××××××</w:t>
      </w:r>
      <w:commentRangeEnd w:id="40"/>
      <w:r w:rsidR="00921E82">
        <w:rPr>
          <w:rStyle w:val="af4"/>
        </w:rPr>
        <w:commentReference w:id="40"/>
      </w:r>
    </w:p>
    <w:p w14:paraId="62B3706F" w14:textId="73C05949" w:rsidR="00586F62" w:rsidRPr="002B1EA3" w:rsidRDefault="002B1EA3" w:rsidP="002B1EA3">
      <w:pPr>
        <w:pStyle w:val="71e7dc79-1ff7-45e8-997d-0ebda3762b91"/>
        <w:spacing w:before="225" w:after="225"/>
        <w:rPr>
          <w:rFonts w:ascii="黑体" w:eastAsia="黑体" w:hAnsi="黑体" w:hint="eastAsia"/>
        </w:rPr>
      </w:pPr>
      <w:bookmarkStart w:id="42" w:name="_Toc515396229"/>
      <w:bookmarkStart w:id="43" w:name="_Toc196297941"/>
      <w:r w:rsidRPr="002B1EA3">
        <w:rPr>
          <w:rFonts w:ascii="黑体" w:eastAsia="黑体" w:hAnsi="黑体" w:hint="eastAsia"/>
        </w:rPr>
        <w:t>§</w:t>
      </w:r>
      <w:r w:rsidR="00662DEF" w:rsidRPr="002B1EA3">
        <w:rPr>
          <w:rFonts w:ascii="黑体" w:eastAsia="黑体" w:hAnsi="黑体"/>
        </w:rPr>
        <w:t>1.</w:t>
      </w:r>
      <w:r w:rsidR="00662DEF" w:rsidRPr="002B1EA3">
        <w:rPr>
          <w:rFonts w:ascii="黑体" w:eastAsia="黑体" w:hAnsi="黑体" w:hint="eastAsia"/>
        </w:rPr>
        <w:t>2</w:t>
      </w:r>
      <w:r w:rsidR="00662DEF" w:rsidRPr="002B1EA3">
        <w:rPr>
          <w:rFonts w:ascii="黑体" w:eastAsia="黑体" w:hAnsi="黑体"/>
        </w:rPr>
        <w:t xml:space="preserve"> </w:t>
      </w:r>
      <w:r w:rsidR="00662DEF" w:rsidRPr="002B1EA3">
        <w:rPr>
          <w:rFonts w:ascii="黑体" w:eastAsia="黑体" w:hAnsi="黑体" w:hint="eastAsia"/>
        </w:rPr>
        <w:t>国内外研究现状</w:t>
      </w:r>
      <w:bookmarkEnd w:id="42"/>
      <w:bookmarkEnd w:id="43"/>
    </w:p>
    <w:p w14:paraId="18ED43C5" w14:textId="77777777" w:rsidR="009B2C38" w:rsidRPr="002D0484" w:rsidRDefault="00C04A3A" w:rsidP="00DF48DA">
      <w:pPr>
        <w:ind w:firstLine="515"/>
      </w:pPr>
      <w:r w:rsidRPr="002D0484">
        <w:rPr>
          <w:rFonts w:hint="eastAsia"/>
        </w:rPr>
        <w:t>相较于</w:t>
      </w:r>
      <w:r w:rsidR="00A430A3" w:rsidRPr="002D0484">
        <w:rPr>
          <w:rFonts w:hint="eastAsia"/>
        </w:rPr>
        <w:t>传统的</w:t>
      </w:r>
      <w:r w:rsidRPr="002D0484">
        <w:rPr>
          <w:rFonts w:hint="eastAsia"/>
        </w:rPr>
        <w:t>切向式旋风分离器，</w:t>
      </w:r>
      <w:bookmarkStart w:id="44" w:name="OLE_LINK43"/>
      <w:r w:rsidR="007236B0" w:rsidRPr="002D0484">
        <w:rPr>
          <w:rFonts w:hint="eastAsia"/>
        </w:rPr>
        <w:t>国外对于涡旋</w:t>
      </w:r>
      <w:r w:rsidR="00C24C68" w:rsidRPr="002D0484">
        <w:rPr>
          <w:rFonts w:hint="eastAsia"/>
        </w:rPr>
        <w:t>进气</w:t>
      </w:r>
      <w:r w:rsidR="007236B0" w:rsidRPr="002D0484">
        <w:rPr>
          <w:rFonts w:hint="eastAsia"/>
        </w:rPr>
        <w:t>颗粒分离器的研究</w:t>
      </w:r>
      <w:r w:rsidR="003E13E7" w:rsidRPr="002D0484">
        <w:rPr>
          <w:rFonts w:hint="eastAsia"/>
        </w:rPr>
        <w:t>分析</w:t>
      </w:r>
      <w:r w:rsidR="00B33EA9" w:rsidRPr="002D0484">
        <w:rPr>
          <w:rFonts w:hint="eastAsia"/>
        </w:rPr>
        <w:t>起步</w:t>
      </w:r>
      <w:r w:rsidR="00DA2867" w:rsidRPr="002D0484">
        <w:rPr>
          <w:rFonts w:hint="eastAsia"/>
        </w:rPr>
        <w:t>时间</w:t>
      </w:r>
      <w:r w:rsidR="001C7967" w:rsidRPr="002D0484">
        <w:rPr>
          <w:rFonts w:hint="eastAsia"/>
        </w:rPr>
        <w:t>较晚</w:t>
      </w:r>
      <w:r w:rsidR="004E7405" w:rsidRPr="002D0484">
        <w:rPr>
          <w:rFonts w:hint="eastAsia"/>
        </w:rPr>
        <w:t>，</w:t>
      </w:r>
      <w:r w:rsidR="009E2233" w:rsidRPr="002D0484">
        <w:rPr>
          <w:rFonts w:hint="eastAsia"/>
        </w:rPr>
        <w:t>开</w:t>
      </w:r>
      <w:r w:rsidR="007236B0" w:rsidRPr="002D0484">
        <w:rPr>
          <w:rFonts w:hint="eastAsia"/>
        </w:rPr>
        <w:t>始于</w:t>
      </w:r>
      <w:r w:rsidR="00F7039B" w:rsidRPr="002D0484">
        <w:object w:dxaOrig="320" w:dyaOrig="279" w14:anchorId="353D9F90">
          <v:shape id="_x0000_i1731" type="#_x0000_t75" style="width:15.65pt;height:14.1pt" o:ole="">
            <v:imagedata r:id="rId26" o:title=""/>
          </v:shape>
          <o:OLEObject Type="Embed" ProgID="Equation.DSMT4" ShapeID="_x0000_i1731" DrawAspect="Content" ObjectID="_1806911822" r:id="rId27"/>
        </w:object>
      </w:r>
      <w:r w:rsidR="007236B0" w:rsidRPr="002D0484">
        <w:rPr>
          <w:rFonts w:hint="eastAsia"/>
        </w:rPr>
        <w:t>世纪</w:t>
      </w:r>
      <w:r w:rsidR="00F7039B" w:rsidRPr="002D0484">
        <w:object w:dxaOrig="320" w:dyaOrig="279" w14:anchorId="181F2B16">
          <v:shape id="_x0000_i1732" type="#_x0000_t75" style="width:15.65pt;height:14.1pt" o:ole="">
            <v:imagedata r:id="rId28" o:title=""/>
          </v:shape>
          <o:OLEObject Type="Embed" ProgID="Equation.DSMT4" ShapeID="_x0000_i1732" DrawAspect="Content" ObjectID="_1806911823" r:id="rId29"/>
        </w:object>
      </w:r>
      <w:r w:rsidR="007236B0" w:rsidRPr="002D0484">
        <w:rPr>
          <w:rFonts w:hint="eastAsia"/>
        </w:rPr>
        <w:t>年代</w:t>
      </w:r>
      <w:bookmarkEnd w:id="44"/>
      <w:r w:rsidR="007236B0" w:rsidRPr="002D0484">
        <w:rPr>
          <w:rFonts w:hint="eastAsia"/>
        </w:rPr>
        <w:t>，</w:t>
      </w:r>
      <w:r w:rsidR="00F40E4A" w:rsidRPr="002D0484">
        <w:rPr>
          <w:rFonts w:hint="eastAsia"/>
        </w:rPr>
        <w:t>大量的科研工作者分别通过不同</w:t>
      </w:r>
    </w:p>
    <w:p w14:paraId="614D9031" w14:textId="77777777" w:rsidR="00650F9A" w:rsidRDefault="00E3051E" w:rsidP="005E1EDD">
      <w:pPr>
        <w:ind w:left="515" w:firstLineChars="0" w:firstLine="0"/>
      </w:pPr>
      <w:r w:rsidRPr="002D0484">
        <w:rPr>
          <w:rFonts w:hint="eastAsia"/>
        </w:rPr>
        <w:t>××××××××××××××××××××××××××</w:t>
      </w:r>
      <w:bookmarkStart w:id="45" w:name="_Hlk179985750"/>
      <w:r w:rsidRPr="002D0484">
        <w:rPr>
          <w:rFonts w:hint="eastAsia"/>
        </w:rPr>
        <w:t>××××</w:t>
      </w:r>
      <w:bookmarkEnd w:id="45"/>
      <w:r w:rsidR="00DF48DA" w:rsidRPr="002D0484">
        <w:rPr>
          <w:rFonts w:hint="eastAsia"/>
        </w:rPr>
        <w:t>××</w:t>
      </w:r>
    </w:p>
    <w:p w14:paraId="77A18768" w14:textId="2BA3FD65" w:rsidR="004D1674" w:rsidRPr="002B1EA3" w:rsidRDefault="002B1EA3" w:rsidP="002B1EA3">
      <w:pPr>
        <w:pStyle w:val="71e7dc79-1ff7-45e8-997d-0ebda3762b91"/>
        <w:spacing w:before="225" w:after="225"/>
        <w:rPr>
          <w:rFonts w:ascii="黑体" w:eastAsia="黑体" w:hAnsi="黑体" w:hint="eastAsia"/>
        </w:rPr>
      </w:pPr>
      <w:bookmarkStart w:id="46" w:name="_Toc196297942"/>
      <w:r w:rsidRPr="002B1EA3">
        <w:rPr>
          <w:rFonts w:ascii="黑体" w:eastAsia="黑体" w:hAnsi="黑体" w:hint="eastAsia"/>
        </w:rPr>
        <w:t>§</w:t>
      </w:r>
      <w:r w:rsidR="004D1674" w:rsidRPr="002B1EA3">
        <w:rPr>
          <w:rFonts w:ascii="黑体" w:eastAsia="黑体" w:hAnsi="黑体"/>
        </w:rPr>
        <w:t>1.</w:t>
      </w:r>
      <w:r w:rsidR="004D1674" w:rsidRPr="002B1EA3">
        <w:rPr>
          <w:rFonts w:ascii="黑体" w:eastAsia="黑体" w:hAnsi="黑体" w:hint="eastAsia"/>
        </w:rPr>
        <w:t>3</w:t>
      </w:r>
      <w:r w:rsidR="003E2CD2" w:rsidRPr="002B1EA3">
        <w:rPr>
          <w:rFonts w:ascii="黑体" w:eastAsia="黑体" w:hAnsi="黑体" w:hint="eastAsia"/>
        </w:rPr>
        <w:t xml:space="preserve"> </w:t>
      </w:r>
      <w:r w:rsidR="00737016" w:rsidRPr="002B1EA3">
        <w:rPr>
          <w:rFonts w:ascii="黑体" w:eastAsia="黑体" w:hAnsi="黑体" w:hint="eastAsia"/>
        </w:rPr>
        <w:t>研究</w:t>
      </w:r>
      <w:r w:rsidR="00DE2142" w:rsidRPr="002B1EA3">
        <w:rPr>
          <w:rFonts w:ascii="黑体" w:eastAsia="黑体" w:hAnsi="黑体" w:hint="eastAsia"/>
        </w:rPr>
        <w:t>方法与内容</w:t>
      </w:r>
      <w:bookmarkStart w:id="47" w:name="_Toc26117"/>
      <w:bookmarkEnd w:id="46"/>
    </w:p>
    <w:p w14:paraId="0AD4984C" w14:textId="19B20843" w:rsidR="004E01CE" w:rsidRPr="002D0484" w:rsidRDefault="00DE2142" w:rsidP="00DF48DA">
      <w:pPr>
        <w:ind w:firstLine="515"/>
      </w:pPr>
      <w:r w:rsidRPr="002D0484">
        <w:rPr>
          <w:rFonts w:hint="eastAsia"/>
        </w:rPr>
        <w:t>早期涡旋管粒子分离器的研究是以实验研究为主，随着计算流体动力学和计算机的</w:t>
      </w:r>
      <w:r w:rsidR="007F52BD" w:rsidRPr="002D0484">
        <w:rPr>
          <w:rFonts w:hint="eastAsia"/>
        </w:rPr>
        <w:t>快</w:t>
      </w:r>
      <w:r w:rsidRPr="002D0484">
        <w:rPr>
          <w:rFonts w:hint="eastAsia"/>
        </w:rPr>
        <w:t>速发展</w:t>
      </w:r>
      <w:r w:rsidR="009177F4" w:rsidRPr="002D0484">
        <w:rPr>
          <w:rFonts w:hint="eastAsia"/>
        </w:rPr>
        <w:t>，</w:t>
      </w:r>
      <w:r w:rsidRPr="002D0484">
        <w:rPr>
          <w:rFonts w:hint="eastAsia"/>
        </w:rPr>
        <w:t>数值模拟技术在流体机械性能仿真预测方面发挥着愈</w:t>
      </w:r>
      <w:r w:rsidR="00FC4788" w:rsidRPr="009B5CF2">
        <w:rPr>
          <w:rFonts w:hint="eastAsia"/>
          <w:vertAlign w:val="superscript"/>
        </w:rPr>
        <w:t>[</w:t>
      </w:r>
      <w:r w:rsidR="00FC4788">
        <w:rPr>
          <w:vertAlign w:val="superscript"/>
        </w:rPr>
        <w:t>1</w:t>
      </w:r>
      <w:r w:rsidR="00FC4788" w:rsidRPr="009B5CF2">
        <w:rPr>
          <w:rFonts w:hint="eastAsia"/>
          <w:vertAlign w:val="superscript"/>
        </w:rPr>
        <w:t>]</w:t>
      </w:r>
    </w:p>
    <w:p w14:paraId="18E3444C" w14:textId="77777777" w:rsidR="00DF48DA" w:rsidRDefault="00E3051E" w:rsidP="00DF48DA">
      <w:pPr>
        <w:ind w:firstLineChars="0" w:firstLine="0"/>
        <w:jc w:val="left"/>
      </w:pPr>
      <w:bookmarkStart w:id="48" w:name="_Hlk183512698"/>
      <w:r w:rsidRPr="002D0484">
        <w:rPr>
          <w:rFonts w:hint="eastAsia"/>
        </w:rPr>
        <w:t>××××××××××××××××××××××××××</w:t>
      </w:r>
      <w:bookmarkStart w:id="49" w:name="_Hlk179985723"/>
      <w:r w:rsidRPr="002D0484">
        <w:rPr>
          <w:rFonts w:hint="eastAsia"/>
        </w:rPr>
        <w:t>×××××</w:t>
      </w:r>
      <w:bookmarkEnd w:id="47"/>
      <w:bookmarkEnd w:id="49"/>
      <w:r w:rsidR="00DF48DA" w:rsidRPr="002D0484">
        <w:rPr>
          <w:rFonts w:hint="eastAsia"/>
        </w:rPr>
        <w:t>×××</w:t>
      </w:r>
    </w:p>
    <w:p w14:paraId="61BFE349" w14:textId="3115BA15" w:rsidR="00781F86" w:rsidRPr="002B1EA3" w:rsidRDefault="002B1EA3" w:rsidP="002B1EA3">
      <w:pPr>
        <w:pStyle w:val="71e7dc79-1ff7-45e8-997d-0ebda3762b91"/>
        <w:spacing w:before="225" w:after="225"/>
        <w:rPr>
          <w:rFonts w:ascii="黑体" w:eastAsia="黑体" w:hAnsi="黑体" w:hint="eastAsia"/>
        </w:rPr>
      </w:pPr>
      <w:bookmarkStart w:id="50" w:name="_Toc196297943"/>
      <w:bookmarkEnd w:id="48"/>
      <w:r w:rsidRPr="002B1EA3">
        <w:rPr>
          <w:rFonts w:ascii="黑体" w:eastAsia="黑体" w:hAnsi="黑体" w:hint="eastAsia"/>
        </w:rPr>
        <w:t>§</w:t>
      </w:r>
      <w:r w:rsidR="007358DC" w:rsidRPr="002B1EA3">
        <w:rPr>
          <w:rFonts w:ascii="黑体" w:eastAsia="黑体" w:hAnsi="黑体" w:hint="eastAsia"/>
        </w:rPr>
        <w:t>2.</w:t>
      </w:r>
      <w:r w:rsidR="007358DC" w:rsidRPr="002B1EA3">
        <w:rPr>
          <w:rFonts w:ascii="黑体" w:eastAsia="黑体" w:hAnsi="黑体"/>
        </w:rPr>
        <w:t>3</w:t>
      </w:r>
      <w:r w:rsidR="003E2CD2" w:rsidRPr="002B1EA3">
        <w:rPr>
          <w:rFonts w:ascii="黑体" w:eastAsia="黑体" w:hAnsi="黑体" w:hint="eastAsia"/>
        </w:rPr>
        <w:t xml:space="preserve"> </w:t>
      </w:r>
      <w:r w:rsidR="007358DC" w:rsidRPr="002B1EA3">
        <w:rPr>
          <w:rFonts w:ascii="黑体" w:eastAsia="黑体" w:hAnsi="黑体" w:hint="eastAsia"/>
        </w:rPr>
        <w:t>湍流模型</w:t>
      </w:r>
      <w:bookmarkEnd w:id="50"/>
    </w:p>
    <w:p w14:paraId="197F52E5" w14:textId="47F54B0B" w:rsidR="007358DC" w:rsidRPr="002B1EA3" w:rsidRDefault="002B1EA3" w:rsidP="002B1EA3">
      <w:pPr>
        <w:pStyle w:val="b63ee27f-4cf3-414c-9275-d88e3f90795e"/>
        <w:ind w:firstLineChars="0"/>
        <w:rPr>
          <w:rFonts w:asciiTheme="majorEastAsia" w:eastAsiaTheme="majorEastAsia" w:hAnsiTheme="majorEastAsia" w:hint="eastAsia"/>
        </w:rPr>
      </w:pPr>
      <w:bookmarkStart w:id="51" w:name="_Toc196297944"/>
      <w:r w:rsidRPr="002B1EA3">
        <w:rPr>
          <w:rFonts w:asciiTheme="majorEastAsia" w:eastAsiaTheme="majorEastAsia" w:hAnsiTheme="majorEastAsia" w:hint="eastAsia"/>
        </w:rPr>
        <w:t>§</w:t>
      </w:r>
      <w:r w:rsidR="007358DC" w:rsidRPr="002B1EA3">
        <w:rPr>
          <w:rFonts w:asciiTheme="majorEastAsia" w:eastAsiaTheme="majorEastAsia" w:hAnsiTheme="majorEastAsia" w:hint="eastAsia"/>
          <w:sz w:val="24"/>
          <w:szCs w:val="24"/>
        </w:rPr>
        <w:t>2</w:t>
      </w:r>
      <w:r w:rsidR="007358DC" w:rsidRPr="002B1EA3">
        <w:rPr>
          <w:rFonts w:asciiTheme="majorEastAsia" w:eastAsiaTheme="majorEastAsia" w:hAnsiTheme="majorEastAsia"/>
          <w:sz w:val="24"/>
          <w:szCs w:val="24"/>
        </w:rPr>
        <w:t>.3</w:t>
      </w:r>
      <w:r w:rsidR="007358DC" w:rsidRPr="002B1EA3">
        <w:rPr>
          <w:rFonts w:asciiTheme="majorEastAsia" w:eastAsiaTheme="majorEastAsia" w:hAnsiTheme="majorEastAsia" w:hint="eastAsia"/>
          <w:sz w:val="24"/>
          <w:szCs w:val="24"/>
        </w:rPr>
        <w:t>.</w:t>
      </w:r>
      <w:r w:rsidR="003F5091" w:rsidRPr="002B1EA3">
        <w:rPr>
          <w:rFonts w:asciiTheme="majorEastAsia" w:eastAsiaTheme="majorEastAsia" w:hAnsiTheme="majorEastAsia"/>
          <w:sz w:val="24"/>
          <w:szCs w:val="24"/>
        </w:rPr>
        <w:t>1</w:t>
      </w:r>
      <w:r w:rsidR="00271229" w:rsidRPr="002B1EA3">
        <w:rPr>
          <w:rFonts w:asciiTheme="majorEastAsia" w:eastAsiaTheme="majorEastAsia" w:hAnsiTheme="majorEastAsia"/>
          <w:sz w:val="24"/>
          <w:szCs w:val="24"/>
        </w:rPr>
        <w:t xml:space="preserve"> </w:t>
      </w:r>
      <w:r w:rsidR="007358DC" w:rsidRPr="002B1EA3">
        <w:rPr>
          <w:rFonts w:asciiTheme="majorEastAsia" w:eastAsiaTheme="majorEastAsia" w:hAnsiTheme="majorEastAsia" w:hint="eastAsia"/>
          <w:sz w:val="24"/>
          <w:szCs w:val="24"/>
        </w:rPr>
        <w:t>标准</w:t>
      </w:r>
      <w:r w:rsidR="007358DC" w:rsidRPr="002B1EA3">
        <w:rPr>
          <w:rFonts w:asciiTheme="majorEastAsia" w:eastAsiaTheme="majorEastAsia" w:hAnsiTheme="majorEastAsia"/>
          <w:sz w:val="24"/>
          <w:szCs w:val="24"/>
        </w:rPr>
        <w:object w:dxaOrig="540" w:dyaOrig="279" w14:anchorId="7EC4A150">
          <v:shape id="_x0000_i1730" type="#_x0000_t75" style="width:26.9pt;height:13.45pt" o:ole="">
            <v:imagedata r:id="rId23" o:title=""/>
          </v:shape>
          <o:OLEObject Type="Embed" ProgID="Equation.DSMT4" ShapeID="_x0000_i1730" DrawAspect="Content" ObjectID="_1806911824" r:id="rId30"/>
        </w:object>
      </w:r>
      <w:commentRangeStart w:id="52"/>
      <w:r w:rsidR="007358DC" w:rsidRPr="002B1EA3">
        <w:rPr>
          <w:rFonts w:asciiTheme="majorEastAsia" w:eastAsiaTheme="majorEastAsia" w:hAnsiTheme="majorEastAsia" w:hint="eastAsia"/>
          <w:sz w:val="24"/>
          <w:szCs w:val="24"/>
        </w:rPr>
        <w:t>模型</w:t>
      </w:r>
      <w:commentRangeEnd w:id="52"/>
      <w:r w:rsidR="00126530" w:rsidRPr="002B1EA3">
        <w:rPr>
          <w:rFonts w:asciiTheme="majorEastAsia" w:eastAsiaTheme="majorEastAsia" w:hAnsiTheme="majorEastAsia"/>
          <w:sz w:val="24"/>
          <w:szCs w:val="24"/>
        </w:rPr>
        <w:commentReference w:id="52"/>
      </w:r>
      <w:bookmarkEnd w:id="51"/>
    </w:p>
    <w:p w14:paraId="57F6AD87" w14:textId="77777777" w:rsidR="00517D38" w:rsidRDefault="007358DC" w:rsidP="003F5091">
      <w:pPr>
        <w:ind w:firstLine="515"/>
        <w:jc w:val="left"/>
      </w:pPr>
      <w:r w:rsidRPr="00174328">
        <w:t>标准</w:t>
      </w:r>
      <w:r w:rsidRPr="00174328">
        <w:rPr>
          <w:rFonts w:cs="Times New Roman"/>
          <w:b/>
          <w:position w:val="-6"/>
        </w:rPr>
        <w:object w:dxaOrig="540" w:dyaOrig="279" w14:anchorId="586D6E5A">
          <v:shape id="_x0000_i1725" type="#_x0000_t75" style="width:26.9pt;height:13.45pt" o:ole="">
            <v:imagedata r:id="rId23" o:title=""/>
          </v:shape>
          <o:OLEObject Type="Embed" ProgID="Equation.DSMT4" ShapeID="_x0000_i1725" DrawAspect="Content" ObjectID="_1806911825" r:id="rId31"/>
        </w:object>
      </w:r>
      <w:r w:rsidRPr="00174328">
        <w:t>模型属于</w:t>
      </w:r>
      <w:r w:rsidRPr="00174328">
        <w:rPr>
          <w:rFonts w:hint="eastAsia"/>
        </w:rPr>
        <w:t>两</w:t>
      </w:r>
      <w:r w:rsidRPr="00174328">
        <w:t>方程模型</w:t>
      </w:r>
      <w:r w:rsidRPr="00174328">
        <w:rPr>
          <w:rFonts w:hint="eastAsia"/>
        </w:rPr>
        <w:t>，其</w:t>
      </w:r>
      <w:r w:rsidRPr="00174328">
        <w:t>通过</w:t>
      </w:r>
      <w:r w:rsidRPr="00174328">
        <w:rPr>
          <w:rFonts w:hint="eastAsia"/>
        </w:rPr>
        <w:t>计算</w:t>
      </w:r>
      <w:r w:rsidRPr="00174328">
        <w:t>两个</w:t>
      </w:r>
      <w:r w:rsidRPr="00174328">
        <w:rPr>
          <w:rFonts w:hint="eastAsia"/>
        </w:rPr>
        <w:t>完全</w:t>
      </w:r>
      <w:r>
        <w:rPr>
          <w:rFonts w:hint="eastAsia"/>
        </w:rPr>
        <w:t>相互</w:t>
      </w:r>
      <w:r w:rsidRPr="00086D7F">
        <w:rPr>
          <w:rFonts w:cs="Times New Roman"/>
          <w:b/>
          <w:bCs/>
          <w:position w:val="-6"/>
        </w:rPr>
        <w:object w:dxaOrig="540" w:dyaOrig="300" w14:anchorId="792F48EF">
          <v:shape id="_x0000_i1726" type="#_x0000_t75" style="width:26.9pt;height:15.05pt" o:ole="">
            <v:imagedata r:id="rId32" o:title=""/>
          </v:shape>
          <o:OLEObject Type="Embed" ProgID="Equation.DSMT4" ShapeID="_x0000_i1726" DrawAspect="Content" ObjectID="_1806911826" r:id="rId33"/>
        </w:object>
      </w:r>
      <w:r>
        <w:rPr>
          <w:rFonts w:cs="Times New Roman" w:hint="eastAsia"/>
        </w:rPr>
        <w:t>的湍</w:t>
      </w:r>
      <w:r w:rsidRPr="00755E55">
        <w:rPr>
          <w:rFonts w:cs="Times New Roman"/>
          <w:b/>
          <w:bCs/>
          <w:position w:val="-8"/>
        </w:rPr>
        <w:object w:dxaOrig="540" w:dyaOrig="320" w14:anchorId="260DFBA7">
          <v:shape id="_x0000_i1727" type="#_x0000_t75" style="width:26.9pt;height:16.6pt" o:ole="">
            <v:imagedata r:id="rId34" o:title=""/>
          </v:shape>
          <o:OLEObject Type="Embed" ProgID="Equation.DSMT4" ShapeID="_x0000_i1727" DrawAspect="Content" ObjectID="_1806911827" r:id="rId35"/>
        </w:object>
      </w:r>
      <w:r w:rsidRPr="00755E55">
        <w:rPr>
          <w:rFonts w:cs="Times New Roman"/>
          <w:b/>
          <w:bCs/>
          <w:position w:val="-8"/>
        </w:rPr>
        <w:object w:dxaOrig="780" w:dyaOrig="320" w14:anchorId="017BEED8">
          <v:shape id="_x0000_i1728" type="#_x0000_t75" style="width:39.45pt;height:16.6pt" o:ole="">
            <v:imagedata r:id="rId36" o:title=""/>
          </v:shape>
          <o:OLEObject Type="Embed" ProgID="Equation.DSMT4" ShapeID="_x0000_i1728" DrawAspect="Content" ObjectID="_1806911828" r:id="rId37"/>
        </w:object>
      </w:r>
      <w:r w:rsidRPr="00174328">
        <w:t>来确定</w:t>
      </w:r>
      <w:r w:rsidRPr="00174328">
        <w:rPr>
          <w:rFonts w:hint="eastAsia"/>
        </w:rPr>
        <w:t>湍流的</w:t>
      </w:r>
      <w:r w:rsidRPr="00CF29E1">
        <w:rPr>
          <w:rFonts w:cs="Times New Roman"/>
          <w:b/>
          <w:bCs/>
          <w:position w:val="-10"/>
        </w:rPr>
        <w:object w:dxaOrig="1040" w:dyaOrig="340" w14:anchorId="0A86784A">
          <v:shape id="_x0000_i1729" type="#_x0000_t75" style="width:52.6pt;height:16.6pt" o:ole="">
            <v:imagedata r:id="rId38" o:title=""/>
          </v:shape>
          <o:OLEObject Type="Embed" ProgID="Equation.DSMT4" ShapeID="_x0000_i1729" DrawAspect="Content" ObjectID="_1806911829" r:id="rId39"/>
        </w:object>
      </w:r>
      <w:r w:rsidRPr="00174328">
        <w:rPr>
          <w:rFonts w:hint="eastAsia"/>
        </w:rPr>
        <w:t>以及</w:t>
      </w:r>
      <w:r w:rsidRPr="00174328">
        <w:t>湍流长度</w:t>
      </w:r>
      <w:r w:rsidRPr="00174328">
        <w:rPr>
          <w:rFonts w:hint="eastAsia"/>
        </w:rPr>
        <w:t>的大小</w:t>
      </w:r>
      <w:r w:rsidRPr="00174328">
        <w:t>。</w:t>
      </w:r>
      <w:r>
        <w:rPr>
          <w:rFonts w:hint="eastAsia"/>
        </w:rPr>
        <w:t>尽管此湍流模型</w:t>
      </w:r>
      <w:r w:rsidRPr="00200D3A">
        <w:t>是一个</w:t>
      </w:r>
      <w:r w:rsidR="00517D38" w:rsidRPr="002D0484">
        <w:rPr>
          <w:rFonts w:hint="eastAsia"/>
        </w:rPr>
        <w:t>××××××××××××××××××××××××××××××××××</w:t>
      </w:r>
    </w:p>
    <w:p w14:paraId="5EAC7E87" w14:textId="2D6BE857" w:rsidR="008B184A" w:rsidRPr="00517D38" w:rsidRDefault="008B184A" w:rsidP="00CA44CA">
      <w:pPr>
        <w:ind w:firstLine="515"/>
        <w:sectPr w:rsidR="008B184A" w:rsidRPr="00517D38" w:rsidSect="00CA44CA">
          <w:footerReference w:type="default" r:id="rId40"/>
          <w:pgSz w:w="11906" w:h="16838"/>
          <w:pgMar w:top="1440" w:right="1418" w:bottom="1440" w:left="1418" w:header="1304" w:footer="1021" w:gutter="567"/>
          <w:pgNumType w:start="1"/>
          <w:cols w:space="0"/>
          <w:docGrid w:type="linesAndChars" w:linePitch="450" w:charSpace="3618"/>
        </w:sectPr>
      </w:pPr>
    </w:p>
    <w:p w14:paraId="1DD1F123" w14:textId="77777777" w:rsidR="00CA44CA" w:rsidRDefault="00CA44CA" w:rsidP="00CA44CA">
      <w:pPr>
        <w:ind w:firstLineChars="0" w:firstLine="0"/>
        <w:jc w:val="center"/>
        <w:rPr>
          <w:rFonts w:ascii="黑体" w:eastAsia="黑体" w:hAnsi="黑体" w:hint="eastAsia"/>
          <w:sz w:val="21"/>
          <w:szCs w:val="21"/>
        </w:rPr>
      </w:pPr>
    </w:p>
    <w:p w14:paraId="734EB1D7" w14:textId="4D82610C" w:rsidR="00781F86" w:rsidRPr="00850269" w:rsidRDefault="006F3A38" w:rsidP="002B1EA3">
      <w:pPr>
        <w:pStyle w:val="21bc9c4b-6a32-43e5-beaa-fd2d792c5735"/>
        <w:spacing w:after="225"/>
        <w:jc w:val="center"/>
        <w:rPr>
          <w:rFonts w:hint="eastAsia"/>
        </w:rPr>
      </w:pPr>
      <w:bookmarkStart w:id="53" w:name="_Toc196297945"/>
      <w:r w:rsidRPr="00850269">
        <w:rPr>
          <w:rFonts w:hint="eastAsia"/>
        </w:rPr>
        <w:t>第6章 总结与展望</w:t>
      </w:r>
      <w:bookmarkEnd w:id="53"/>
    </w:p>
    <w:p w14:paraId="2D098B27" w14:textId="54E850E5" w:rsidR="00B3370E" w:rsidRPr="00801752" w:rsidRDefault="00801752" w:rsidP="00801752">
      <w:pPr>
        <w:pStyle w:val="71e7dc79-1ff7-45e8-997d-0ebda3762b91"/>
        <w:spacing w:before="225" w:after="225"/>
        <w:rPr>
          <w:rFonts w:ascii="黑体" w:eastAsia="黑体" w:hAnsi="黑体" w:hint="eastAsia"/>
        </w:rPr>
      </w:pPr>
      <w:bookmarkStart w:id="54" w:name="_Toc196297946"/>
      <w:r w:rsidRPr="00801752">
        <w:rPr>
          <w:rFonts w:ascii="黑体" w:eastAsia="黑体" w:hAnsi="黑体" w:hint="eastAsia"/>
        </w:rPr>
        <w:t>§</w:t>
      </w:r>
      <w:r w:rsidR="00B3370E" w:rsidRPr="00640067">
        <w:rPr>
          <w:rFonts w:ascii="黑体" w:eastAsia="黑体" w:hAnsi="黑体" w:hint="eastAsia"/>
        </w:rPr>
        <w:t>6</w:t>
      </w:r>
      <w:r w:rsidR="00B3370E" w:rsidRPr="00640067">
        <w:rPr>
          <w:rFonts w:ascii="黑体" w:eastAsia="黑体" w:hAnsi="黑体"/>
        </w:rPr>
        <w:t>.</w:t>
      </w:r>
      <w:r w:rsidR="00B3370E" w:rsidRPr="00640067">
        <w:rPr>
          <w:rFonts w:ascii="黑体" w:eastAsia="黑体" w:hAnsi="黑体" w:hint="eastAsia"/>
        </w:rPr>
        <w:t>2</w:t>
      </w:r>
      <w:r w:rsidR="00B3370E" w:rsidRPr="00640067">
        <w:rPr>
          <w:rFonts w:ascii="黑体" w:eastAsia="黑体" w:hAnsi="黑体"/>
        </w:rPr>
        <w:t xml:space="preserve"> </w:t>
      </w:r>
      <w:r w:rsidR="00B3370E" w:rsidRPr="00640067">
        <w:rPr>
          <w:rFonts w:ascii="黑体" w:eastAsia="黑体" w:hAnsi="黑体" w:hint="eastAsia"/>
        </w:rPr>
        <w:t>未来工作展望</w:t>
      </w:r>
      <w:bookmarkEnd w:id="54"/>
    </w:p>
    <w:p w14:paraId="622C2F5B" w14:textId="77777777" w:rsidR="00741C0E" w:rsidRDefault="00404846" w:rsidP="005E1EDD">
      <w:pPr>
        <w:ind w:firstLine="515"/>
      </w:pPr>
      <w:r>
        <w:rPr>
          <w:rFonts w:hint="eastAsia"/>
        </w:rPr>
        <w:t>通过对螺旋进气分离器的数值模拟仿真研究发现，该装置对于</w:t>
      </w:r>
      <w:r>
        <w:rPr>
          <w:rFonts w:hint="eastAsia"/>
        </w:rPr>
        <w:t>10</w:t>
      </w:r>
      <w:r w:rsidR="00E25547">
        <w:t xml:space="preserve"> </w:t>
      </w:r>
      <w:proofErr w:type="spellStart"/>
      <w:r w:rsidR="00E25547">
        <w:t>μm</w:t>
      </w:r>
      <w:proofErr w:type="spellEnd"/>
      <w:r>
        <w:rPr>
          <w:rFonts w:hint="eastAsia"/>
        </w:rPr>
        <w:t>以下的颗粒分离效率较低，</w:t>
      </w:r>
      <w:r w:rsidR="00BC6FEE">
        <w:rPr>
          <w:rFonts w:hint="eastAsia"/>
        </w:rPr>
        <w:t>由于计算成本，</w:t>
      </w:r>
      <w:r>
        <w:rPr>
          <w:rFonts w:hint="eastAsia"/>
        </w:rPr>
        <w:t>本文</w:t>
      </w:r>
      <w:r w:rsidR="00587336">
        <w:rPr>
          <w:rFonts w:hint="eastAsia"/>
        </w:rPr>
        <w:t>仅</w:t>
      </w:r>
      <w:r>
        <w:rPr>
          <w:rFonts w:hint="eastAsia"/>
        </w:rPr>
        <w:t>通过增添特型喷管来提高</w:t>
      </w:r>
      <w:r w:rsidR="006D39D9">
        <w:rPr>
          <w:rFonts w:hint="eastAsia"/>
        </w:rPr>
        <w:t>其</w:t>
      </w:r>
      <w:r>
        <w:rPr>
          <w:rFonts w:hint="eastAsia"/>
        </w:rPr>
        <w:t>性能</w:t>
      </w:r>
      <w:r w:rsidR="00602637">
        <w:rPr>
          <w:rFonts w:hint="eastAsia"/>
        </w:rPr>
        <w:t>，</w:t>
      </w:r>
      <w:r w:rsidR="00720B2A">
        <w:rPr>
          <w:rFonts w:hint="eastAsia"/>
        </w:rPr>
        <w:t>后续的研究工作</w:t>
      </w:r>
      <w:r w:rsidR="00DE3B91">
        <w:rPr>
          <w:rFonts w:hint="eastAsia"/>
        </w:rPr>
        <w:t>可以从以下几方面</w:t>
      </w:r>
      <w:r w:rsidR="00CC2B2F">
        <w:rPr>
          <w:rFonts w:hint="eastAsia"/>
        </w:rPr>
        <w:t>展开</w:t>
      </w:r>
      <w:r w:rsidR="00DE3B91">
        <w:rPr>
          <w:rFonts w:hint="eastAsia"/>
        </w:rPr>
        <w:t>：</w:t>
      </w:r>
    </w:p>
    <w:p w14:paraId="5421AE3E" w14:textId="275F2C79" w:rsidR="0043157A" w:rsidRDefault="0043157A" w:rsidP="005E1EDD">
      <w:pPr>
        <w:ind w:firstLine="515"/>
      </w:pPr>
      <w:r>
        <w:rPr>
          <w:rFonts w:hint="eastAsia"/>
        </w:rPr>
        <w:t>（</w:t>
      </w:r>
      <w:r>
        <w:rPr>
          <w:rFonts w:hint="eastAsia"/>
        </w:rPr>
        <w:t>1</w:t>
      </w:r>
      <w:r>
        <w:rPr>
          <w:rFonts w:hint="eastAsia"/>
        </w:rPr>
        <w:t>）旋流叶片的</w:t>
      </w:r>
      <w:r w:rsidR="00B14570">
        <w:rPr>
          <w:rFonts w:hint="eastAsia"/>
        </w:rPr>
        <w:t>结构</w:t>
      </w:r>
      <w:r>
        <w:rPr>
          <w:rFonts w:hint="eastAsia"/>
        </w:rPr>
        <w:t>设计。</w:t>
      </w:r>
      <w:r w:rsidR="000C73A8">
        <w:rPr>
          <w:rFonts w:hint="eastAsia"/>
        </w:rPr>
        <w:t>通过数值</w:t>
      </w:r>
      <w:r w:rsidR="007E1F93">
        <w:rPr>
          <w:rFonts w:hint="eastAsia"/>
        </w:rPr>
        <w:t>仿真</w:t>
      </w:r>
      <w:r w:rsidR="000C73A8">
        <w:rPr>
          <w:rFonts w:hint="eastAsia"/>
        </w:rPr>
        <w:t>分析发现旋流叶片是造成压力损失的主要因素之一，</w:t>
      </w:r>
      <w:r w:rsidR="002D2855">
        <w:rPr>
          <w:rFonts w:hint="eastAsia"/>
        </w:rPr>
        <w:t>后续的研究工作可以从改变旋流叶片螺距等参数，对比分析流场的变化及</w:t>
      </w:r>
      <w:r w:rsidR="00084F94">
        <w:rPr>
          <w:rFonts w:hint="eastAsia"/>
        </w:rPr>
        <w:t>分离器性能</w:t>
      </w:r>
      <w:r w:rsidR="00FC4788" w:rsidRPr="009B5CF2">
        <w:rPr>
          <w:rFonts w:hint="eastAsia"/>
          <w:vertAlign w:val="superscript"/>
        </w:rPr>
        <w:t>[</w:t>
      </w:r>
      <w:r w:rsidR="00FC4788">
        <w:rPr>
          <w:vertAlign w:val="superscript"/>
        </w:rPr>
        <w:t>3</w:t>
      </w:r>
      <w:r w:rsidR="00FC4788" w:rsidRPr="009B5CF2">
        <w:rPr>
          <w:rFonts w:hint="eastAsia"/>
          <w:vertAlign w:val="superscript"/>
        </w:rPr>
        <w:t>]</w:t>
      </w:r>
      <w:r w:rsidR="004970B5">
        <w:rPr>
          <w:rFonts w:hint="eastAsia"/>
        </w:rPr>
        <w:t>。</w:t>
      </w:r>
    </w:p>
    <w:p w14:paraId="2B2667DA" w14:textId="62D9CA7F" w:rsidR="00555CDD" w:rsidRDefault="00555CDD" w:rsidP="005E1EDD">
      <w:pPr>
        <w:ind w:firstLine="515"/>
      </w:pPr>
      <w:r>
        <w:rPr>
          <w:rFonts w:hint="eastAsia"/>
        </w:rPr>
        <w:t>（</w:t>
      </w:r>
      <w:r>
        <w:rPr>
          <w:rFonts w:hint="eastAsia"/>
        </w:rPr>
        <w:t>2</w:t>
      </w:r>
      <w:r>
        <w:rPr>
          <w:rFonts w:hint="eastAsia"/>
        </w:rPr>
        <w:t>）</w:t>
      </w:r>
      <w:r w:rsidR="00933882">
        <w:rPr>
          <w:rFonts w:hint="eastAsia"/>
        </w:rPr>
        <w:t>特型喷管的位置</w:t>
      </w:r>
      <w:r>
        <w:rPr>
          <w:rFonts w:hint="eastAsia"/>
        </w:rPr>
        <w:t>。</w:t>
      </w:r>
      <w:r w:rsidR="00A31950">
        <w:rPr>
          <w:rFonts w:hint="eastAsia"/>
        </w:rPr>
        <w:t>在</w:t>
      </w:r>
      <w:r>
        <w:rPr>
          <w:rFonts w:hint="eastAsia"/>
        </w:rPr>
        <w:t>数值模拟的分析</w:t>
      </w:r>
      <w:r w:rsidR="00310F41">
        <w:rPr>
          <w:rFonts w:hint="eastAsia"/>
        </w:rPr>
        <w:t>过程中</w:t>
      </w:r>
      <w:r>
        <w:rPr>
          <w:rFonts w:hint="eastAsia"/>
        </w:rPr>
        <w:t>发现</w:t>
      </w:r>
      <w:r w:rsidR="00310F41">
        <w:rPr>
          <w:rFonts w:hint="eastAsia"/>
        </w:rPr>
        <w:t>特型喷管</w:t>
      </w:r>
      <w:r>
        <w:rPr>
          <w:rFonts w:hint="eastAsia"/>
        </w:rPr>
        <w:t>是造成压力损失的主要因素</w:t>
      </w:r>
      <w:r w:rsidR="00A90A75">
        <w:rPr>
          <w:rFonts w:hint="eastAsia"/>
        </w:rPr>
        <w:t>之一，</w:t>
      </w:r>
      <w:r w:rsidR="00860062">
        <w:rPr>
          <w:rFonts w:hint="eastAsia"/>
        </w:rPr>
        <w:t>其相对于旋流叶片的距离与旋流叶片后的低速区有直接关系，</w:t>
      </w:r>
      <w:r w:rsidR="00436E68">
        <w:rPr>
          <w:rFonts w:hint="eastAsia"/>
        </w:rPr>
        <w:t>后续研究也可以</w:t>
      </w:r>
      <w:r w:rsidR="00C37EA9">
        <w:rPr>
          <w:rFonts w:hint="eastAsia"/>
        </w:rPr>
        <w:t>以</w:t>
      </w:r>
      <w:r w:rsidR="00436E68">
        <w:rPr>
          <w:rFonts w:hint="eastAsia"/>
        </w:rPr>
        <w:t>此角度</w:t>
      </w:r>
      <w:r w:rsidR="00F45A02">
        <w:rPr>
          <w:rFonts w:hint="eastAsia"/>
        </w:rPr>
        <w:t>展开</w:t>
      </w:r>
      <w:r w:rsidR="00436E68">
        <w:rPr>
          <w:rFonts w:hint="eastAsia"/>
        </w:rPr>
        <w:t>进行</w:t>
      </w:r>
      <w:r w:rsidR="00F45A02">
        <w:rPr>
          <w:rFonts w:hint="eastAsia"/>
        </w:rPr>
        <w:t>深入</w:t>
      </w:r>
      <w:r w:rsidR="00A354AF">
        <w:rPr>
          <w:rFonts w:hint="eastAsia"/>
        </w:rPr>
        <w:t>探讨</w:t>
      </w:r>
      <w:r w:rsidR="00FC4788" w:rsidRPr="009B5CF2">
        <w:rPr>
          <w:rFonts w:hint="eastAsia"/>
          <w:vertAlign w:val="superscript"/>
        </w:rPr>
        <w:t>[</w:t>
      </w:r>
      <w:r w:rsidR="00FC4788">
        <w:rPr>
          <w:vertAlign w:val="superscript"/>
        </w:rPr>
        <w:t>4</w:t>
      </w:r>
      <w:r w:rsidR="00FC4788" w:rsidRPr="009B5CF2">
        <w:rPr>
          <w:rFonts w:hint="eastAsia"/>
          <w:vertAlign w:val="superscript"/>
        </w:rPr>
        <w:t>]</w:t>
      </w:r>
      <w:r w:rsidR="00A354AF">
        <w:rPr>
          <w:rFonts w:hint="eastAsia"/>
        </w:rPr>
        <w:t>。</w:t>
      </w:r>
    </w:p>
    <w:p w14:paraId="7B6ADC2D" w14:textId="77777777" w:rsidR="00E16ACA" w:rsidRDefault="00461CD7" w:rsidP="005E1EDD">
      <w:pPr>
        <w:ind w:firstLine="515"/>
      </w:pPr>
      <w:r>
        <w:rPr>
          <w:rFonts w:hint="eastAsia"/>
        </w:rPr>
        <w:t>（</w:t>
      </w:r>
      <w:r>
        <w:rPr>
          <w:rFonts w:hint="eastAsia"/>
        </w:rPr>
        <w:t>3</w:t>
      </w:r>
      <w:r>
        <w:rPr>
          <w:rFonts w:hint="eastAsia"/>
        </w:rPr>
        <w:t>）</w:t>
      </w:r>
      <w:r w:rsidR="00A55B33">
        <w:rPr>
          <w:rFonts w:hint="eastAsia"/>
        </w:rPr>
        <w:t>螺旋分离器</w:t>
      </w:r>
      <w:r w:rsidR="009532E7">
        <w:rPr>
          <w:rFonts w:hint="eastAsia"/>
        </w:rPr>
        <w:t>的</w:t>
      </w:r>
      <w:r w:rsidR="005C0ABD">
        <w:rPr>
          <w:rFonts w:hint="eastAsia"/>
        </w:rPr>
        <w:t>串联</w:t>
      </w:r>
      <w:r w:rsidR="009532E7">
        <w:rPr>
          <w:rFonts w:hint="eastAsia"/>
        </w:rPr>
        <w:t>组装</w:t>
      </w:r>
      <w:r>
        <w:rPr>
          <w:rFonts w:hint="eastAsia"/>
        </w:rPr>
        <w:t>。</w:t>
      </w:r>
      <w:r w:rsidR="00E16ACA">
        <w:rPr>
          <w:rFonts w:hint="eastAsia"/>
        </w:rPr>
        <w:t>本文</w:t>
      </w:r>
      <w:r w:rsidR="004D41DF">
        <w:rPr>
          <w:rFonts w:hint="eastAsia"/>
        </w:rPr>
        <w:t>采用的</w:t>
      </w:r>
      <w:r w:rsidR="00AE6AA5">
        <w:rPr>
          <w:rFonts w:hint="eastAsia"/>
        </w:rPr>
        <w:t>多级分离器</w:t>
      </w:r>
      <w:r w:rsidR="00850720">
        <w:rPr>
          <w:rFonts w:hint="eastAsia"/>
        </w:rPr>
        <w:t>仅</w:t>
      </w:r>
      <w:r w:rsidR="00E16ACA">
        <w:rPr>
          <w:rFonts w:hint="eastAsia"/>
        </w:rPr>
        <w:t>增添</w:t>
      </w:r>
      <w:r w:rsidR="006D069B">
        <w:rPr>
          <w:rFonts w:hint="eastAsia"/>
        </w:rPr>
        <w:t>尾部</w:t>
      </w:r>
      <w:r w:rsidR="008C4FBB">
        <w:rPr>
          <w:rFonts w:hint="eastAsia"/>
        </w:rPr>
        <w:t>的</w:t>
      </w:r>
      <w:r w:rsidR="00E16ACA">
        <w:rPr>
          <w:rFonts w:hint="eastAsia"/>
        </w:rPr>
        <w:t>特型喷管，</w:t>
      </w:r>
      <w:r w:rsidR="00480D78">
        <w:rPr>
          <w:rFonts w:hint="eastAsia"/>
        </w:rPr>
        <w:t>该方法是基于</w:t>
      </w:r>
      <w:r w:rsidR="00F97AFA">
        <w:rPr>
          <w:rFonts w:hint="eastAsia"/>
        </w:rPr>
        <w:t>清除流</w:t>
      </w:r>
      <w:r w:rsidR="00480D78">
        <w:rPr>
          <w:rFonts w:hint="eastAsia"/>
        </w:rPr>
        <w:t>流场仍具有螺旋运动趋势</w:t>
      </w:r>
      <w:r w:rsidR="002E65BB">
        <w:rPr>
          <w:rFonts w:hint="eastAsia"/>
        </w:rPr>
        <w:t>的假设</w:t>
      </w:r>
      <w:r w:rsidR="00FA39E9">
        <w:rPr>
          <w:rFonts w:hint="eastAsia"/>
        </w:rPr>
        <w:t>。</w:t>
      </w:r>
      <w:r w:rsidR="00092CC6">
        <w:rPr>
          <w:rFonts w:hint="eastAsia"/>
        </w:rPr>
        <w:t>后续研究可以通过</w:t>
      </w:r>
      <w:r w:rsidR="007E05D5">
        <w:rPr>
          <w:rFonts w:hint="eastAsia"/>
        </w:rPr>
        <w:t>螺旋进气分离器</w:t>
      </w:r>
      <w:r w:rsidR="0007432F">
        <w:rPr>
          <w:rFonts w:hint="eastAsia"/>
        </w:rPr>
        <w:t>整体</w:t>
      </w:r>
      <w:r w:rsidR="007E05D5">
        <w:rPr>
          <w:rFonts w:hint="eastAsia"/>
        </w:rPr>
        <w:t>串联</w:t>
      </w:r>
      <w:r w:rsidR="001B3ED5">
        <w:rPr>
          <w:rFonts w:hint="eastAsia"/>
        </w:rPr>
        <w:t>组装，</w:t>
      </w:r>
      <w:r w:rsidR="005D7179">
        <w:rPr>
          <w:rFonts w:hint="eastAsia"/>
        </w:rPr>
        <w:t>对比分析两种组合方式的优劣性</w:t>
      </w:r>
      <w:r w:rsidR="00CC6280">
        <w:rPr>
          <w:rFonts w:hint="eastAsia"/>
        </w:rPr>
        <w:t>进而验证</w:t>
      </w:r>
      <w:r w:rsidR="00801AF7">
        <w:rPr>
          <w:rFonts w:hint="eastAsia"/>
        </w:rPr>
        <w:t>此假设</w:t>
      </w:r>
      <w:r w:rsidR="005D7179">
        <w:rPr>
          <w:rFonts w:hint="eastAsia"/>
        </w:rPr>
        <w:t>。</w:t>
      </w:r>
    </w:p>
    <w:p w14:paraId="4BEA7AA3" w14:textId="3AE7BF77" w:rsidR="008B184A" w:rsidRPr="008B184A" w:rsidRDefault="00DD4ADA" w:rsidP="008B184A">
      <w:pPr>
        <w:ind w:firstLine="515"/>
        <w:sectPr w:rsidR="008B184A" w:rsidRPr="008B184A" w:rsidSect="007C57B1">
          <w:pgSz w:w="11906" w:h="16838"/>
          <w:pgMar w:top="1440" w:right="1418" w:bottom="1440" w:left="1418" w:header="1304" w:footer="1021" w:gutter="567"/>
          <w:pgNumType w:start="2"/>
          <w:cols w:space="0"/>
          <w:docGrid w:type="linesAndChars" w:linePitch="450" w:charSpace="3618"/>
        </w:sectPr>
      </w:pPr>
      <w:r>
        <w:rPr>
          <w:rFonts w:hint="eastAsia"/>
        </w:rPr>
        <w:t>（</w:t>
      </w:r>
      <w:r>
        <w:rPr>
          <w:rFonts w:hint="eastAsia"/>
        </w:rPr>
        <w:t>4</w:t>
      </w:r>
      <w:r>
        <w:rPr>
          <w:rFonts w:hint="eastAsia"/>
        </w:rPr>
        <w:t>）</w:t>
      </w:r>
      <w:r w:rsidR="00227585">
        <w:rPr>
          <w:rFonts w:hint="eastAsia"/>
        </w:rPr>
        <w:t>螺旋分离器的并联组装</w:t>
      </w:r>
      <w:r w:rsidR="00A75F5A">
        <w:rPr>
          <w:rFonts w:hint="eastAsia"/>
        </w:rPr>
        <w:t>。</w:t>
      </w:r>
      <w:r w:rsidR="00FF4973">
        <w:rPr>
          <w:rFonts w:hint="eastAsia"/>
        </w:rPr>
        <w:t>由于计算成本，本文</w:t>
      </w:r>
      <w:r w:rsidR="003329FB">
        <w:rPr>
          <w:rFonts w:hint="eastAsia"/>
        </w:rPr>
        <w:t>进行并联组装的</w:t>
      </w:r>
      <w:r w:rsidR="007E5C0F">
        <w:rPr>
          <w:rFonts w:hint="eastAsia"/>
        </w:rPr>
        <w:t>相关工作</w:t>
      </w:r>
      <w:r w:rsidR="00FF4973">
        <w:rPr>
          <w:rFonts w:hint="eastAsia"/>
        </w:rPr>
        <w:t>，</w:t>
      </w:r>
      <w:r w:rsidR="009122C3">
        <w:rPr>
          <w:rFonts w:hint="eastAsia"/>
        </w:rPr>
        <w:t>但</w:t>
      </w:r>
      <w:r w:rsidR="006E57BE">
        <w:rPr>
          <w:rFonts w:hint="eastAsia"/>
        </w:rPr>
        <w:t>工程</w:t>
      </w:r>
      <w:r w:rsidR="009122C3">
        <w:rPr>
          <w:rFonts w:hint="eastAsia"/>
        </w:rPr>
        <w:t>实际应用</w:t>
      </w:r>
      <w:r w:rsidR="00F819EA">
        <w:rPr>
          <w:rFonts w:hint="eastAsia"/>
        </w:rPr>
        <w:t>时，单个螺旋进气分离器往往不能满足进气要求</w:t>
      </w:r>
      <w:r w:rsidR="009122C3">
        <w:rPr>
          <w:rFonts w:hint="eastAsia"/>
        </w:rPr>
        <w:t>，</w:t>
      </w:r>
      <w:r w:rsidR="004C321B">
        <w:rPr>
          <w:rFonts w:hint="eastAsia"/>
        </w:rPr>
        <w:t>需要对其进行结构组装及后续滤清结构设计</w:t>
      </w:r>
      <w:bookmarkStart w:id="55" w:name="_Toc451967257"/>
      <w:bookmarkStart w:id="56" w:name="_Toc13193"/>
      <w:bookmarkStart w:id="57" w:name="_Toc515396265"/>
      <w:r w:rsidR="009704EF">
        <w:rPr>
          <w:rFonts w:hint="eastAsia"/>
        </w:rPr>
        <w:t>。</w:t>
      </w:r>
    </w:p>
    <w:p w14:paraId="3CBB6F19" w14:textId="77777777" w:rsidR="00CA44CA" w:rsidRDefault="00CA44CA" w:rsidP="00CA44CA">
      <w:pPr>
        <w:ind w:firstLineChars="0" w:firstLine="0"/>
        <w:jc w:val="center"/>
        <w:rPr>
          <w:rFonts w:ascii="黑体" w:eastAsia="黑体" w:hAnsi="黑体" w:hint="eastAsia"/>
          <w:sz w:val="32"/>
          <w:szCs w:val="32"/>
        </w:rPr>
      </w:pPr>
    </w:p>
    <w:p w14:paraId="589D5E27" w14:textId="5777E243" w:rsidR="00586F62" w:rsidRPr="00E56B38" w:rsidRDefault="00662DEF" w:rsidP="00E56B38">
      <w:pPr>
        <w:pStyle w:val="21bc9c4b-6a32-43e5-beaa-fd2d792c5735"/>
        <w:spacing w:after="225"/>
        <w:jc w:val="center"/>
        <w:rPr>
          <w:rFonts w:ascii="黑体" w:eastAsia="黑体" w:hAnsi="黑体" w:hint="eastAsia"/>
        </w:rPr>
      </w:pPr>
      <w:bookmarkStart w:id="58" w:name="_Toc196297947"/>
      <w:r w:rsidRPr="00E56B38">
        <w:rPr>
          <w:rFonts w:ascii="黑体" w:eastAsia="黑体" w:hAnsi="黑体" w:hint="eastAsia"/>
        </w:rPr>
        <w:t>参考</w:t>
      </w:r>
      <w:commentRangeStart w:id="59"/>
      <w:r w:rsidRPr="00E56B38">
        <w:rPr>
          <w:rFonts w:ascii="黑体" w:eastAsia="黑体" w:hAnsi="黑体" w:hint="eastAsia"/>
        </w:rPr>
        <w:t>文献</w:t>
      </w:r>
      <w:bookmarkEnd w:id="55"/>
      <w:bookmarkEnd w:id="56"/>
      <w:bookmarkEnd w:id="57"/>
      <w:commentRangeEnd w:id="59"/>
      <w:r w:rsidR="00022E4C" w:rsidRPr="00E56B38">
        <w:rPr>
          <w:rFonts w:ascii="黑体" w:eastAsia="黑体" w:hAnsi="黑体"/>
        </w:rPr>
        <w:commentReference w:id="59"/>
      </w:r>
      <w:bookmarkEnd w:id="58"/>
    </w:p>
    <w:p w14:paraId="2D30152F" w14:textId="77777777" w:rsidR="00CA44CA" w:rsidRPr="00580BB7" w:rsidRDefault="00CA44CA" w:rsidP="00CA44CA">
      <w:pPr>
        <w:ind w:firstLineChars="0" w:firstLine="0"/>
        <w:jc w:val="center"/>
        <w:rPr>
          <w:rFonts w:ascii="黑体" w:eastAsia="黑体" w:hAnsi="黑体" w:hint="eastAsia"/>
          <w:sz w:val="32"/>
          <w:szCs w:val="32"/>
        </w:rPr>
      </w:pPr>
    </w:p>
    <w:p w14:paraId="1B1EB791" w14:textId="63654E13" w:rsidR="006B3CE6" w:rsidRPr="004235A2" w:rsidRDefault="006B3CE6" w:rsidP="005540AC">
      <w:pPr>
        <w:pStyle w:val="af2"/>
        <w:numPr>
          <w:ilvl w:val="0"/>
          <w:numId w:val="29"/>
        </w:numPr>
        <w:ind w:firstLineChars="0"/>
        <w:rPr>
          <w:rFonts w:asciiTheme="majorEastAsia" w:eastAsiaTheme="majorEastAsia" w:hAnsiTheme="majorEastAsia" w:hint="eastAsia"/>
        </w:rPr>
      </w:pPr>
      <w:r w:rsidRPr="004235A2">
        <w:rPr>
          <w:rFonts w:asciiTheme="majorEastAsia" w:eastAsiaTheme="majorEastAsia" w:hAnsiTheme="majorEastAsia" w:hint="eastAsia"/>
        </w:rPr>
        <w:t>许峰.惯性分离器小尺度颗粒气固流动的实验研究和数值模拟[D].上海交通大学,2010.</w:t>
      </w:r>
    </w:p>
    <w:p w14:paraId="2050466B" w14:textId="1BD829BF" w:rsidR="00054694" w:rsidRDefault="004C6417" w:rsidP="005540AC">
      <w:pPr>
        <w:pStyle w:val="af2"/>
        <w:numPr>
          <w:ilvl w:val="0"/>
          <w:numId w:val="29"/>
        </w:numPr>
        <w:spacing w:line="400" w:lineRule="exact"/>
        <w:ind w:firstLineChars="0"/>
      </w:pPr>
      <w:r w:rsidRPr="00E374FC">
        <w:t>Bianchini G</w:t>
      </w:r>
      <w:r w:rsidR="00CC2514" w:rsidRPr="00E374FC">
        <w:t>.</w:t>
      </w:r>
      <w:r w:rsidRPr="00E374FC">
        <w:t xml:space="preserve"> </w:t>
      </w:r>
      <w:proofErr w:type="spellStart"/>
      <w:r w:rsidRPr="00E374FC">
        <w:t>V.Field</w:t>
      </w:r>
      <w:proofErr w:type="spellEnd"/>
      <w:r w:rsidRPr="00E374FC">
        <w:t xml:space="preserve"> Evaluation of an Air Cleaner for the T63</w:t>
      </w:r>
      <w:r>
        <w:t xml:space="preserve"> </w:t>
      </w:r>
      <w:r w:rsidRPr="00E374FC">
        <w:t>Engine</w:t>
      </w:r>
      <w:r w:rsidR="001E1291">
        <w:t xml:space="preserve"> </w:t>
      </w:r>
      <w:r w:rsidRPr="00E374FC">
        <w:t>Pow</w:t>
      </w:r>
      <w:r>
        <w:t>er</w:t>
      </w:r>
      <w:r w:rsidR="00054694">
        <w:rPr>
          <w:rFonts w:hint="eastAsia"/>
        </w:rPr>
        <w:t>ed</w:t>
      </w:r>
      <w:r w:rsidR="00054694">
        <w:t xml:space="preserve"> </w:t>
      </w:r>
      <w:r w:rsidR="00054694" w:rsidRPr="00E374FC">
        <w:t>O</w:t>
      </w:r>
      <w:r w:rsidR="00054694">
        <w:t>H</w:t>
      </w:r>
      <w:r w:rsidR="00054694" w:rsidRPr="00E374FC">
        <w:t>-6A Aircraft[C].</w:t>
      </w:r>
      <w:r w:rsidR="00054694">
        <w:t xml:space="preserve"> </w:t>
      </w:r>
      <w:r w:rsidR="00054694" w:rsidRPr="00E374FC">
        <w:t>Proceeding of the Seventh Annual National Conference on</w:t>
      </w:r>
      <w:r w:rsidR="00054694">
        <w:t xml:space="preserve"> E</w:t>
      </w:r>
      <w:r w:rsidR="00054694" w:rsidRPr="00E374FC">
        <w:t>nviron</w:t>
      </w:r>
      <w:r w:rsidR="00054694">
        <w:t>m</w:t>
      </w:r>
      <w:r w:rsidR="00054694" w:rsidRPr="00E374FC">
        <w:t>ental Effects on Aircraft and Propulsion Systems,1967.</w:t>
      </w:r>
    </w:p>
    <w:p w14:paraId="7486E402" w14:textId="4701B672" w:rsidR="00D42AE7" w:rsidRPr="004235A2" w:rsidRDefault="004C6417" w:rsidP="005540AC">
      <w:pPr>
        <w:pStyle w:val="af2"/>
        <w:numPr>
          <w:ilvl w:val="0"/>
          <w:numId w:val="29"/>
        </w:numPr>
        <w:spacing w:line="400" w:lineRule="exact"/>
        <w:ind w:firstLineChars="0"/>
        <w:rPr>
          <w:rFonts w:asciiTheme="majorEastAsia" w:eastAsiaTheme="majorEastAsia" w:hAnsiTheme="majorEastAsia" w:hint="eastAsia"/>
        </w:rPr>
      </w:pPr>
      <w:r w:rsidRPr="004235A2">
        <w:rPr>
          <w:rFonts w:asciiTheme="majorEastAsia" w:eastAsiaTheme="majorEastAsia" w:hAnsiTheme="majorEastAsia" w:hint="eastAsia"/>
        </w:rPr>
        <w:t>李立国,王锁芳.直升机发动机的进气防护[</w:t>
      </w:r>
      <w:r w:rsidRPr="004235A2">
        <w:rPr>
          <w:rFonts w:asciiTheme="majorEastAsia" w:eastAsiaTheme="majorEastAsia" w:hAnsiTheme="majorEastAsia"/>
        </w:rPr>
        <w:t>M].</w:t>
      </w:r>
      <w:r w:rsidRPr="004235A2">
        <w:rPr>
          <w:rFonts w:asciiTheme="majorEastAsia" w:eastAsiaTheme="majorEastAsia" w:hAnsiTheme="majorEastAsia" w:hint="eastAsia"/>
        </w:rPr>
        <w:t>北京</w:t>
      </w:r>
      <w:r w:rsidR="00D42AE7" w:rsidRPr="004235A2">
        <w:rPr>
          <w:rFonts w:asciiTheme="majorEastAsia" w:eastAsiaTheme="majorEastAsia" w:hAnsiTheme="majorEastAsia"/>
        </w:rPr>
        <w:t>:</w:t>
      </w:r>
      <w:r w:rsidRPr="004235A2">
        <w:rPr>
          <w:rFonts w:asciiTheme="majorEastAsia" w:eastAsiaTheme="majorEastAsia" w:hAnsiTheme="majorEastAsia" w:hint="eastAsia"/>
        </w:rPr>
        <w:t>国防</w:t>
      </w:r>
      <w:r w:rsidR="00D42AE7" w:rsidRPr="004235A2">
        <w:rPr>
          <w:rFonts w:asciiTheme="majorEastAsia" w:eastAsiaTheme="majorEastAsia" w:hAnsiTheme="majorEastAsia" w:hint="eastAsia"/>
        </w:rPr>
        <w:t>工业出版社,</w:t>
      </w:r>
      <w:r w:rsidR="00D42AE7" w:rsidRPr="004235A2">
        <w:rPr>
          <w:rFonts w:asciiTheme="majorEastAsia" w:eastAsiaTheme="majorEastAsia" w:hAnsiTheme="majorEastAsia"/>
        </w:rPr>
        <w:t>2009</w:t>
      </w:r>
      <w:r w:rsidR="000367F7" w:rsidRPr="004235A2">
        <w:rPr>
          <w:rFonts w:asciiTheme="majorEastAsia" w:eastAsiaTheme="majorEastAsia" w:hAnsiTheme="majorEastAsia"/>
        </w:rPr>
        <w:t>.</w:t>
      </w:r>
    </w:p>
    <w:p w14:paraId="2E900EA8" w14:textId="2793115A" w:rsidR="00BA0318" w:rsidRPr="00054694" w:rsidRDefault="00BA0318" w:rsidP="005540AC">
      <w:pPr>
        <w:pStyle w:val="af2"/>
        <w:numPr>
          <w:ilvl w:val="0"/>
          <w:numId w:val="29"/>
        </w:numPr>
        <w:spacing w:line="400" w:lineRule="exact"/>
        <w:ind w:firstLineChars="0"/>
        <w:rPr>
          <w:szCs w:val="21"/>
        </w:rPr>
      </w:pPr>
      <w:r w:rsidRPr="00054694">
        <w:rPr>
          <w:szCs w:val="21"/>
        </w:rPr>
        <w:t>Chenot J</w:t>
      </w:r>
      <w:r w:rsidR="00CC2514" w:rsidRPr="00E374FC">
        <w:t>.</w:t>
      </w:r>
      <w:r w:rsidRPr="00054694">
        <w:rPr>
          <w:szCs w:val="21"/>
        </w:rPr>
        <w:t>, Massoni E</w:t>
      </w:r>
      <w:r w:rsidR="00CC2514" w:rsidRPr="00E374FC">
        <w:t>.</w:t>
      </w:r>
      <w:r w:rsidRPr="00054694">
        <w:rPr>
          <w:szCs w:val="21"/>
        </w:rPr>
        <w:t xml:space="preserve">, </w:t>
      </w:r>
      <w:proofErr w:type="spellStart"/>
      <w:r w:rsidRPr="00054694">
        <w:rPr>
          <w:szCs w:val="21"/>
        </w:rPr>
        <w:t>Fourment</w:t>
      </w:r>
      <w:proofErr w:type="spellEnd"/>
      <w:r w:rsidRPr="00054694">
        <w:rPr>
          <w:szCs w:val="21"/>
        </w:rPr>
        <w:t xml:space="preserve"> J. Inverse problems in finite element</w:t>
      </w:r>
      <w:ins w:id="62" w:author="Admin" w:date="2024-10-25T14:24:00Z">
        <w:r w:rsidRPr="00054694">
          <w:rPr>
            <w:szCs w:val="21"/>
          </w:rPr>
          <w:t xml:space="preserve"> </w:t>
        </w:r>
      </w:ins>
      <w:r w:rsidRPr="00054694">
        <w:rPr>
          <w:szCs w:val="21"/>
        </w:rPr>
        <w:t>simulation of metal forming processes[J]. Engineering Computations,2017, 13(2/3/4):190-225(36).</w:t>
      </w:r>
    </w:p>
    <w:p w14:paraId="71BEDB5F" w14:textId="77777777" w:rsidR="007C57B1" w:rsidRDefault="007C57B1" w:rsidP="007C57B1">
      <w:pPr>
        <w:spacing w:beforeLines="50" w:before="225" w:afterLines="50" w:after="225"/>
        <w:ind w:firstLineChars="0" w:firstLine="0"/>
        <w:rPr>
          <w:color w:val="000000" w:themeColor="text1"/>
        </w:rPr>
      </w:pPr>
      <w:bookmarkStart w:id="63" w:name="_Toc515396266"/>
      <w:bookmarkStart w:id="64" w:name="_Toc179615466"/>
    </w:p>
    <w:p w14:paraId="17CEFC10" w14:textId="77777777" w:rsidR="007C57B1" w:rsidRDefault="007C57B1" w:rsidP="007C57B1">
      <w:pPr>
        <w:spacing w:beforeLines="50" w:before="225" w:afterLines="50" w:after="225"/>
        <w:ind w:firstLineChars="0" w:firstLine="0"/>
        <w:rPr>
          <w:color w:val="000000" w:themeColor="text1"/>
        </w:rPr>
      </w:pPr>
    </w:p>
    <w:p w14:paraId="36A84DB7" w14:textId="77777777" w:rsidR="007C57B1" w:rsidRDefault="007C57B1" w:rsidP="007C57B1">
      <w:pPr>
        <w:spacing w:beforeLines="50" w:before="225" w:afterLines="50" w:after="225"/>
        <w:ind w:firstLineChars="0" w:firstLine="0"/>
        <w:rPr>
          <w:color w:val="000000" w:themeColor="text1"/>
        </w:rPr>
      </w:pPr>
    </w:p>
    <w:p w14:paraId="0EA95AA8" w14:textId="77777777" w:rsidR="007C57B1" w:rsidRDefault="007C57B1" w:rsidP="007C57B1">
      <w:pPr>
        <w:spacing w:beforeLines="50" w:before="225" w:afterLines="50" w:after="225"/>
        <w:ind w:firstLineChars="0" w:firstLine="0"/>
        <w:rPr>
          <w:color w:val="000000" w:themeColor="text1"/>
        </w:rPr>
      </w:pPr>
    </w:p>
    <w:p w14:paraId="49E23C00" w14:textId="77777777" w:rsidR="007C57B1" w:rsidRDefault="007C57B1" w:rsidP="007C57B1">
      <w:pPr>
        <w:spacing w:beforeLines="50" w:before="225" w:afterLines="50" w:after="225"/>
        <w:ind w:firstLineChars="0" w:firstLine="0"/>
        <w:rPr>
          <w:color w:val="000000" w:themeColor="text1"/>
        </w:rPr>
      </w:pPr>
    </w:p>
    <w:p w14:paraId="21EFD251" w14:textId="77777777" w:rsidR="007C57B1" w:rsidRDefault="007C57B1" w:rsidP="007C57B1">
      <w:pPr>
        <w:spacing w:beforeLines="50" w:before="225" w:afterLines="50" w:after="225"/>
        <w:ind w:firstLineChars="0" w:firstLine="0"/>
        <w:rPr>
          <w:color w:val="000000" w:themeColor="text1"/>
        </w:rPr>
      </w:pPr>
    </w:p>
    <w:p w14:paraId="07686BE6" w14:textId="77777777" w:rsidR="007C57B1" w:rsidRDefault="007C57B1" w:rsidP="007C57B1">
      <w:pPr>
        <w:spacing w:beforeLines="50" w:before="225" w:afterLines="50" w:after="225"/>
        <w:ind w:firstLineChars="0" w:firstLine="0"/>
        <w:rPr>
          <w:color w:val="000000" w:themeColor="text1"/>
        </w:rPr>
      </w:pPr>
    </w:p>
    <w:p w14:paraId="3A81D013" w14:textId="77777777" w:rsidR="007C57B1" w:rsidRDefault="007C57B1" w:rsidP="007C57B1">
      <w:pPr>
        <w:spacing w:beforeLines="50" w:before="225" w:afterLines="50" w:after="225"/>
        <w:ind w:firstLineChars="0" w:firstLine="0"/>
        <w:rPr>
          <w:color w:val="000000" w:themeColor="text1"/>
        </w:rPr>
      </w:pPr>
    </w:p>
    <w:p w14:paraId="3C7A310A" w14:textId="77777777" w:rsidR="007C57B1" w:rsidRDefault="007C57B1" w:rsidP="007C57B1">
      <w:pPr>
        <w:spacing w:beforeLines="50" w:before="225" w:afterLines="50" w:after="225"/>
        <w:ind w:firstLineChars="0" w:firstLine="0"/>
        <w:rPr>
          <w:color w:val="000000" w:themeColor="text1"/>
        </w:rPr>
      </w:pPr>
    </w:p>
    <w:p w14:paraId="4FB49822" w14:textId="77777777" w:rsidR="007C57B1" w:rsidRDefault="007C57B1" w:rsidP="007C57B1">
      <w:pPr>
        <w:spacing w:beforeLines="50" w:before="225" w:afterLines="50" w:after="225"/>
        <w:ind w:firstLineChars="0" w:firstLine="0"/>
        <w:rPr>
          <w:color w:val="000000" w:themeColor="text1"/>
        </w:rPr>
      </w:pPr>
    </w:p>
    <w:p w14:paraId="69B100AE" w14:textId="77777777" w:rsidR="007C57B1" w:rsidRDefault="007C57B1" w:rsidP="007C57B1">
      <w:pPr>
        <w:spacing w:beforeLines="50" w:before="225" w:afterLines="50" w:after="225"/>
        <w:ind w:firstLineChars="0" w:firstLine="0"/>
        <w:rPr>
          <w:color w:val="000000" w:themeColor="text1"/>
        </w:rPr>
      </w:pPr>
    </w:p>
    <w:p w14:paraId="6BD4F54D" w14:textId="77777777" w:rsidR="007C57B1" w:rsidRDefault="007C57B1" w:rsidP="007C57B1">
      <w:pPr>
        <w:spacing w:beforeLines="50" w:before="225" w:afterLines="50" w:after="225"/>
        <w:ind w:firstLineChars="0" w:firstLine="0"/>
        <w:rPr>
          <w:color w:val="000000" w:themeColor="text1"/>
        </w:rPr>
      </w:pPr>
    </w:p>
    <w:p w14:paraId="43C323C9" w14:textId="77777777" w:rsidR="007C57B1" w:rsidRDefault="007C57B1" w:rsidP="007C57B1">
      <w:pPr>
        <w:spacing w:beforeLines="50" w:before="225" w:afterLines="50" w:after="225"/>
        <w:ind w:firstLineChars="0" w:firstLine="0"/>
        <w:rPr>
          <w:color w:val="000000" w:themeColor="text1"/>
        </w:rPr>
      </w:pPr>
    </w:p>
    <w:p w14:paraId="04659FC1" w14:textId="77777777" w:rsidR="00103A42" w:rsidRPr="003D3698" w:rsidRDefault="00103A42" w:rsidP="007C57B1">
      <w:pPr>
        <w:spacing w:beforeLines="50" w:before="225" w:afterLines="50" w:after="225"/>
        <w:ind w:firstLineChars="0" w:firstLine="0"/>
        <w:jc w:val="center"/>
        <w:rPr>
          <w:color w:val="000000" w:themeColor="text1"/>
          <w:sz w:val="32"/>
          <w:szCs w:val="32"/>
        </w:rPr>
      </w:pPr>
    </w:p>
    <w:p w14:paraId="6CD8100F" w14:textId="34241CB8" w:rsidR="00586F62" w:rsidRPr="009855B2" w:rsidRDefault="00662DEF" w:rsidP="009855B2">
      <w:pPr>
        <w:pStyle w:val="21bc9c4b-6a32-43e5-beaa-fd2d792c5735"/>
        <w:spacing w:after="225"/>
        <w:jc w:val="center"/>
        <w:rPr>
          <w:rFonts w:ascii="黑体" w:eastAsia="黑体" w:hAnsi="黑体" w:hint="eastAsia"/>
        </w:rPr>
      </w:pPr>
      <w:bookmarkStart w:id="65" w:name="_Toc196297948"/>
      <w:r w:rsidRPr="009855B2">
        <w:rPr>
          <w:rFonts w:ascii="黑体" w:eastAsia="黑体" w:hAnsi="黑体" w:hint="eastAsia"/>
        </w:rPr>
        <w:t>致</w:t>
      </w:r>
      <w:r w:rsidR="00650F9A" w:rsidRPr="009855B2">
        <w:rPr>
          <w:rFonts w:ascii="黑体" w:eastAsia="黑体" w:hAnsi="黑体"/>
        </w:rPr>
        <w:t xml:space="preserve">  </w:t>
      </w:r>
      <w:commentRangeStart w:id="66"/>
      <w:r w:rsidRPr="009855B2">
        <w:rPr>
          <w:rFonts w:ascii="黑体" w:eastAsia="黑体" w:hAnsi="黑体" w:hint="eastAsia"/>
        </w:rPr>
        <w:t>谢</w:t>
      </w:r>
      <w:bookmarkEnd w:id="63"/>
      <w:bookmarkEnd w:id="64"/>
      <w:commentRangeEnd w:id="66"/>
      <w:r w:rsidR="008E5823" w:rsidRPr="009855B2">
        <w:rPr>
          <w:rFonts w:ascii="黑体" w:eastAsia="黑体" w:hAnsi="黑体"/>
        </w:rPr>
        <w:commentReference w:id="66"/>
      </w:r>
      <w:bookmarkEnd w:id="65"/>
    </w:p>
    <w:p w14:paraId="686E9070" w14:textId="77777777" w:rsidR="003D3698" w:rsidRPr="00DD1BC1" w:rsidRDefault="003D3698" w:rsidP="003D3698">
      <w:pPr>
        <w:ind w:firstLineChars="0" w:firstLine="0"/>
        <w:jc w:val="center"/>
        <w:rPr>
          <w:rFonts w:ascii="宋体" w:hAnsi="宋体" w:hint="eastAsia"/>
        </w:rPr>
      </w:pPr>
    </w:p>
    <w:p w14:paraId="11194F55" w14:textId="18E4C48B" w:rsidR="00E3051E" w:rsidRDefault="009625B5" w:rsidP="00F31564">
      <w:pPr>
        <w:ind w:firstLine="515"/>
      </w:pPr>
      <w:r>
        <w:rPr>
          <w:rFonts w:ascii="宋体" w:hAnsi="宋体" w:cs="Times New Roman" w:hint="eastAsia"/>
          <w:szCs w:val="21"/>
        </w:rPr>
        <w:t>岁月如流，冬去春来，</w:t>
      </w:r>
      <w:r w:rsidR="00B824D9">
        <w:rPr>
          <w:rFonts w:ascii="宋体" w:hAnsi="宋体" w:cs="Times New Roman" w:hint="eastAsia"/>
          <w:szCs w:val="21"/>
        </w:rPr>
        <w:t>疫情期间，</w:t>
      </w:r>
      <w:r>
        <w:rPr>
          <w:rFonts w:ascii="宋体" w:hAnsi="宋体" w:cs="Times New Roman" w:hint="eastAsia"/>
          <w:szCs w:val="21"/>
        </w:rPr>
        <w:t>随着本科</w:t>
      </w:r>
      <w:r w:rsidR="0064325B">
        <w:rPr>
          <w:rFonts w:ascii="宋体" w:hAnsi="宋体" w:cs="Times New Roman" w:hint="eastAsia"/>
          <w:szCs w:val="21"/>
        </w:rPr>
        <w:t>学位</w:t>
      </w:r>
      <w:r>
        <w:rPr>
          <w:rFonts w:ascii="宋体" w:hAnsi="宋体" w:cs="Times New Roman" w:hint="eastAsia"/>
          <w:szCs w:val="21"/>
        </w:rPr>
        <w:t>论文的完成，</w:t>
      </w:r>
      <w:r w:rsidR="00E80D4D">
        <w:rPr>
          <w:rFonts w:ascii="宋体" w:hAnsi="宋体" w:cs="Times New Roman" w:hint="eastAsia"/>
          <w:szCs w:val="21"/>
        </w:rPr>
        <w:t>四年的大学时光也接近尾声</w:t>
      </w:r>
      <w:r w:rsidR="008E4516">
        <w:rPr>
          <w:rFonts w:ascii="宋体" w:hAnsi="宋体" w:cs="Times New Roman" w:hint="eastAsia"/>
          <w:szCs w:val="21"/>
        </w:rPr>
        <w:t>，</w:t>
      </w:r>
      <w:r w:rsidR="004A32AE">
        <w:rPr>
          <w:rFonts w:ascii="宋体" w:hAnsi="宋体" w:cs="Times New Roman" w:hint="eastAsia"/>
          <w:szCs w:val="21"/>
        </w:rPr>
        <w:t>即</w:t>
      </w:r>
      <w:r w:rsidR="008E4516">
        <w:rPr>
          <w:rFonts w:ascii="宋体" w:hAnsi="宋体" w:cs="Times New Roman" w:hint="eastAsia"/>
          <w:szCs w:val="21"/>
        </w:rPr>
        <w:t>将进入新的人生阶</w:t>
      </w:r>
      <w:r w:rsidR="00070B30">
        <w:rPr>
          <w:rFonts w:ascii="宋体" w:hAnsi="宋体" w:cs="Times New Roman" w:hint="eastAsia"/>
          <w:szCs w:val="21"/>
        </w:rPr>
        <w:t>段</w:t>
      </w:r>
      <w:r w:rsidR="00B466BA">
        <w:rPr>
          <w:rFonts w:ascii="宋体" w:hAnsi="宋体" w:cs="Times New Roman" w:hint="eastAsia"/>
          <w:szCs w:val="21"/>
        </w:rPr>
        <w:t>。</w:t>
      </w:r>
      <w:r w:rsidR="00421C2C">
        <w:rPr>
          <w:rFonts w:ascii="宋体" w:hAnsi="宋体" w:cs="Times New Roman" w:hint="eastAsia"/>
          <w:szCs w:val="21"/>
        </w:rPr>
        <w:t>如今回忆</w:t>
      </w:r>
      <w:r w:rsidR="007C7EEE">
        <w:rPr>
          <w:rFonts w:ascii="宋体" w:hAnsi="宋体" w:cs="Times New Roman" w:hint="eastAsia"/>
          <w:szCs w:val="21"/>
        </w:rPr>
        <w:t>本科阶段的学习生活，</w:t>
      </w:r>
      <w:bookmarkEnd w:id="0"/>
      <w:r w:rsidR="00F31564">
        <w:rPr>
          <w:rFonts w:hint="eastAsia"/>
        </w:rPr>
        <w:t>××××</w:t>
      </w:r>
      <w:r w:rsidR="00E3051E">
        <w:rPr>
          <w:rFonts w:hint="eastAsia"/>
        </w:rPr>
        <w:t>××××××××××××××××××××××××××××××××</w:t>
      </w:r>
    </w:p>
    <w:p w14:paraId="13053C3C" w14:textId="77777777" w:rsidR="000F03CB" w:rsidRPr="00F31564" w:rsidRDefault="000F03CB" w:rsidP="000F03CB">
      <w:pPr>
        <w:ind w:firstLineChars="0" w:firstLine="0"/>
        <w:rPr>
          <w:rFonts w:ascii="宋体" w:hAnsi="宋体" w:hint="eastAsia"/>
          <w:color w:val="FF0000"/>
        </w:rPr>
      </w:pPr>
    </w:p>
    <w:sectPr w:rsidR="000F03CB" w:rsidRPr="00F31564" w:rsidSect="007C57B1">
      <w:pgSz w:w="11906" w:h="16838"/>
      <w:pgMar w:top="1440" w:right="1418" w:bottom="1440" w:left="1418" w:header="1304" w:footer="1021" w:gutter="567"/>
      <w:cols w:space="0"/>
      <w:docGrid w:type="linesAndChars" w:linePitch="450" w:charSpace="36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dmin" w:date="2024-10-15T14:10:00Z" w:initials="A">
    <w:p w14:paraId="63C15B9D" w14:textId="77777777" w:rsidR="00D739A6" w:rsidRPr="006F777F" w:rsidRDefault="00D739A6" w:rsidP="00D739A6">
      <w:pPr>
        <w:ind w:firstLine="455"/>
      </w:pPr>
      <w:r>
        <w:rPr>
          <w:rStyle w:val="af4"/>
        </w:rPr>
        <w:annotationRef/>
      </w:r>
      <w:r w:rsidRPr="003C042A">
        <w:rPr>
          <w:rFonts w:ascii="宋体" w:hAnsi="宋体" w:hint="eastAsia"/>
        </w:rPr>
        <w:t>用A4规格纸输出，页面设置上、下页边距2.54厘米，左、右页边距2.5厘米，装订线1厘米，</w:t>
      </w:r>
      <w:r w:rsidRPr="004D6EA1">
        <w:rPr>
          <w:rFonts w:ascii="宋体" w:hAnsi="宋体" w:hint="eastAsia"/>
        </w:rPr>
        <w:t>装订线位置：</w:t>
      </w:r>
      <w:r w:rsidR="00232765">
        <w:rPr>
          <w:rFonts w:ascii="宋体" w:hAnsi="宋体" w:hint="eastAsia"/>
        </w:rPr>
        <w:t>靠</w:t>
      </w:r>
      <w:r w:rsidRPr="004D6EA1">
        <w:rPr>
          <w:rFonts w:ascii="宋体" w:hAnsi="宋体" w:hint="eastAsia"/>
        </w:rPr>
        <w:t>左。</w:t>
      </w:r>
    </w:p>
    <w:p w14:paraId="0BE48C3D" w14:textId="77777777" w:rsidR="00D739A6" w:rsidRPr="00D739A6" w:rsidRDefault="00D739A6">
      <w:pPr>
        <w:pStyle w:val="af5"/>
        <w:ind w:leftChars="316" w:left="814" w:firstLine="515"/>
      </w:pPr>
    </w:p>
  </w:comment>
  <w:comment w:id="2" w:author="Admin" w:date="2024-10-15T09:36:00Z" w:initials="A">
    <w:p w14:paraId="59E4B50F" w14:textId="77777777" w:rsidR="006F777F" w:rsidRDefault="006F777F" w:rsidP="006F777F">
      <w:pPr>
        <w:pStyle w:val="af5"/>
        <w:ind w:firstLine="455"/>
        <w:rPr>
          <w:rFonts w:ascii="宋体" w:hAnsi="宋体" w:hint="eastAsia"/>
          <w:color w:val="000000"/>
          <w:sz w:val="28"/>
          <w:szCs w:val="28"/>
        </w:rPr>
      </w:pPr>
      <w:r>
        <w:rPr>
          <w:rStyle w:val="af4"/>
        </w:rPr>
        <w:annotationRef/>
      </w:r>
      <w:r>
        <w:rPr>
          <w:rFonts w:ascii="宋体" w:hAnsi="宋体" w:hint="eastAsia"/>
          <w:color w:val="000000"/>
          <w:sz w:val="28"/>
          <w:szCs w:val="28"/>
        </w:rPr>
        <w:t>论文题目：黑体</w:t>
      </w:r>
      <w:r w:rsidRPr="00AC1146">
        <w:rPr>
          <w:rFonts w:ascii="宋体" w:hAnsi="宋体" w:hint="eastAsia"/>
          <w:color w:val="000000"/>
          <w:sz w:val="28"/>
          <w:szCs w:val="28"/>
        </w:rPr>
        <w:t>，三号字，加粗</w:t>
      </w:r>
      <w:r>
        <w:rPr>
          <w:rFonts w:ascii="宋体" w:hAnsi="宋体" w:hint="eastAsia"/>
          <w:color w:val="000000"/>
          <w:sz w:val="28"/>
          <w:szCs w:val="28"/>
        </w:rPr>
        <w:t>。</w:t>
      </w:r>
    </w:p>
    <w:p w14:paraId="3602E36E" w14:textId="77777777" w:rsidR="006F777F" w:rsidRDefault="006F777F" w:rsidP="006F777F">
      <w:pPr>
        <w:pStyle w:val="af5"/>
        <w:ind w:leftChars="316" w:left="814" w:firstLine="595"/>
      </w:pPr>
      <w:r w:rsidRPr="00AC1146">
        <w:rPr>
          <w:rFonts w:hint="eastAsia"/>
          <w:sz w:val="28"/>
          <w:szCs w:val="28"/>
        </w:rPr>
        <w:t>最多不超过</w:t>
      </w:r>
      <w:r w:rsidRPr="00AC1146">
        <w:rPr>
          <w:rFonts w:hint="eastAsia"/>
          <w:sz w:val="28"/>
          <w:szCs w:val="28"/>
        </w:rPr>
        <w:t>2</w:t>
      </w:r>
      <w:r>
        <w:rPr>
          <w:sz w:val="28"/>
          <w:szCs w:val="28"/>
        </w:rPr>
        <w:t>5</w:t>
      </w:r>
      <w:r w:rsidRPr="00AC1146">
        <w:rPr>
          <w:rFonts w:hint="eastAsia"/>
          <w:sz w:val="28"/>
          <w:szCs w:val="28"/>
        </w:rPr>
        <w:t>字，</w:t>
      </w:r>
      <w:r w:rsidRPr="00AC1146">
        <w:rPr>
          <w:sz w:val="28"/>
          <w:szCs w:val="28"/>
        </w:rPr>
        <w:t>必要时可加副题名</w:t>
      </w:r>
      <w:r>
        <w:rPr>
          <w:rFonts w:hint="eastAsia"/>
          <w:sz w:val="28"/>
          <w:szCs w:val="28"/>
        </w:rPr>
        <w:t>。</w:t>
      </w:r>
    </w:p>
  </w:comment>
  <w:comment w:id="3" w:author="Admin" w:date="2024-10-15T09:39:00Z" w:initials="A">
    <w:p w14:paraId="27DBCAC7" w14:textId="77777777" w:rsidR="00EE4956" w:rsidRDefault="00EE4956" w:rsidP="00EE4956">
      <w:pPr>
        <w:pStyle w:val="af5"/>
        <w:ind w:firstLine="455"/>
        <w:rPr>
          <w:rFonts w:ascii="宋体" w:hAnsi="宋体" w:hint="eastAsia"/>
          <w:color w:val="000000"/>
          <w:sz w:val="28"/>
          <w:szCs w:val="28"/>
        </w:rPr>
      </w:pPr>
      <w:r>
        <w:rPr>
          <w:rStyle w:val="af4"/>
        </w:rPr>
        <w:annotationRef/>
      </w:r>
      <w:r w:rsidR="00DB4BE9">
        <w:rPr>
          <w:rFonts w:ascii="宋体" w:hAnsi="宋体" w:hint="eastAsia"/>
          <w:color w:val="000000"/>
          <w:sz w:val="28"/>
          <w:szCs w:val="28"/>
        </w:rPr>
        <w:t>宋体</w:t>
      </w:r>
      <w:r w:rsidRPr="00AC1146">
        <w:rPr>
          <w:rFonts w:ascii="宋体" w:hAnsi="宋体" w:hint="eastAsia"/>
          <w:color w:val="000000"/>
          <w:sz w:val="28"/>
          <w:szCs w:val="28"/>
        </w:rPr>
        <w:t>，小三号字</w:t>
      </w:r>
      <w:r>
        <w:rPr>
          <w:rFonts w:ascii="宋体" w:hAnsi="宋体" w:hint="eastAsia"/>
          <w:color w:val="000000"/>
          <w:sz w:val="28"/>
          <w:szCs w:val="28"/>
        </w:rPr>
        <w:t>，不加粗。</w:t>
      </w:r>
    </w:p>
    <w:p w14:paraId="35FF09A3" w14:textId="77777777" w:rsidR="00EE4956" w:rsidRDefault="00EE4956" w:rsidP="00EE4956">
      <w:pPr>
        <w:pStyle w:val="af5"/>
        <w:ind w:leftChars="316" w:left="814" w:firstLine="595"/>
      </w:pPr>
      <w:r>
        <w:rPr>
          <w:rFonts w:ascii="宋体" w:hAnsi="宋体" w:hint="eastAsia"/>
          <w:color w:val="000000"/>
          <w:sz w:val="28"/>
          <w:szCs w:val="28"/>
        </w:rPr>
        <w:t>注意填写位置为</w:t>
      </w:r>
      <w:r w:rsidR="00DB4BE9">
        <w:rPr>
          <w:rFonts w:ascii="宋体" w:hAnsi="宋体" w:hint="eastAsia"/>
          <w:color w:val="000000"/>
          <w:sz w:val="28"/>
          <w:szCs w:val="28"/>
        </w:rPr>
        <w:t>居中</w:t>
      </w:r>
      <w:r>
        <w:rPr>
          <w:rFonts w:ascii="宋体" w:hAnsi="宋体" w:hint="eastAsia"/>
          <w:color w:val="000000"/>
          <w:sz w:val="28"/>
          <w:szCs w:val="28"/>
        </w:rPr>
        <w:t>。</w:t>
      </w:r>
    </w:p>
  </w:comment>
  <w:comment w:id="4" w:author="Admin" w:date="2024-10-15T14:11:00Z" w:initials="A">
    <w:p w14:paraId="142187C9" w14:textId="77777777" w:rsidR="00D739A6" w:rsidRDefault="00D739A6">
      <w:pPr>
        <w:pStyle w:val="af5"/>
        <w:ind w:firstLine="455"/>
      </w:pPr>
      <w:r>
        <w:rPr>
          <w:rStyle w:val="af4"/>
        </w:rPr>
        <w:annotationRef/>
      </w:r>
      <w:r>
        <w:rPr>
          <w:rFonts w:hint="eastAsia"/>
          <w:szCs w:val="21"/>
        </w:rPr>
        <w:t>改为：填写相应的日期</w:t>
      </w:r>
    </w:p>
  </w:comment>
  <w:comment w:id="8" w:author="Admin" w:date="2024-10-15T11:35:00Z" w:initials="A">
    <w:p w14:paraId="6562EE21" w14:textId="77777777" w:rsidR="00DB4BE9" w:rsidRDefault="00DB4BE9" w:rsidP="00DB4BE9">
      <w:pPr>
        <w:pStyle w:val="af5"/>
        <w:ind w:firstLine="455"/>
      </w:pPr>
      <w:r>
        <w:rPr>
          <w:rStyle w:val="af4"/>
        </w:rPr>
        <w:annotationRef/>
      </w:r>
      <w:r>
        <w:rPr>
          <w:rFonts w:hint="eastAsia"/>
        </w:rPr>
        <w:t>此页保持原样</w:t>
      </w:r>
    </w:p>
    <w:p w14:paraId="1F56461A" w14:textId="77777777" w:rsidR="00DB4BE9" w:rsidRPr="00DB4BE9" w:rsidRDefault="00DB4BE9" w:rsidP="00DB4BE9">
      <w:pPr>
        <w:pStyle w:val="af5"/>
        <w:ind w:leftChars="409" w:left="1054" w:firstLine="515"/>
      </w:pPr>
      <w:r>
        <w:rPr>
          <w:rFonts w:hint="eastAsia"/>
        </w:rPr>
        <w:t>打印装订后需要用黑色或蓝黑色签字笔手写签名。日期可写答辩日期</w:t>
      </w:r>
    </w:p>
  </w:comment>
  <w:comment w:id="9" w:author="Admin" w:date="2024-10-15T08:37:00Z" w:initials="A">
    <w:p w14:paraId="6E015418" w14:textId="03D472D5" w:rsidR="00640067" w:rsidRPr="003C042A" w:rsidRDefault="00656D33" w:rsidP="00640067">
      <w:pPr>
        <w:pStyle w:val="af9"/>
        <w:ind w:left="515" w:firstLine="455"/>
        <w:rPr>
          <w:rFonts w:ascii="宋体" w:hAnsi="宋体" w:hint="eastAsia"/>
        </w:rPr>
      </w:pPr>
      <w:r>
        <w:rPr>
          <w:rStyle w:val="af4"/>
        </w:rPr>
        <w:annotationRef/>
      </w:r>
      <w:r>
        <w:rPr>
          <w:rFonts w:hint="eastAsia"/>
        </w:rPr>
        <w:t>此页开始有页眉，宋体小五号</w:t>
      </w:r>
      <w:r w:rsidR="00640067">
        <w:rPr>
          <w:rFonts w:hint="eastAsia"/>
        </w:rPr>
        <w:t>居中</w:t>
      </w:r>
      <w:r>
        <w:rPr>
          <w:rFonts w:hint="eastAsia"/>
        </w:rPr>
        <w:t>。</w:t>
      </w:r>
      <w:r w:rsidR="00640067">
        <w:rPr>
          <w:rFonts w:ascii="宋体" w:hAnsi="宋体" w:hint="eastAsia"/>
        </w:rPr>
        <w:t>奇数</w:t>
      </w:r>
      <w:r w:rsidR="00640067" w:rsidRPr="003C042A">
        <w:rPr>
          <w:rFonts w:ascii="宋体" w:hAnsi="宋体" w:hint="eastAsia"/>
        </w:rPr>
        <w:t>页眉为“</w:t>
      </w:r>
      <w:r w:rsidR="00AD26A7" w:rsidRPr="00AD26A7">
        <w:rPr>
          <w:rFonts w:ascii="宋体" w:hAnsi="宋体" w:hint="eastAsia"/>
        </w:rPr>
        <w:t>河南科技大学毕业设计说明书（论文）</w:t>
      </w:r>
      <w:r w:rsidR="00640067" w:rsidRPr="003C042A">
        <w:rPr>
          <w:rFonts w:ascii="宋体" w:hAnsi="宋体" w:hint="eastAsia"/>
        </w:rPr>
        <w:t>”。</w:t>
      </w:r>
      <w:r w:rsidR="00640067">
        <w:rPr>
          <w:rFonts w:ascii="宋体" w:hAnsi="宋体" w:hint="eastAsia"/>
        </w:rPr>
        <w:t>偶数页眉为“毕业设计（论文）题目名称”。</w:t>
      </w:r>
    </w:p>
    <w:p w14:paraId="4404004C" w14:textId="77777777" w:rsidR="00640067" w:rsidRDefault="00640067" w:rsidP="00640067">
      <w:pPr>
        <w:ind w:leftChars="403" w:left="1038" w:firstLine="515"/>
        <w:rPr>
          <w:rFonts w:ascii="宋体" w:hAnsi="宋体" w:hint="eastAsia"/>
        </w:rPr>
      </w:pPr>
    </w:p>
    <w:p w14:paraId="688C4CE2" w14:textId="77777777" w:rsidR="00656D33" w:rsidRDefault="00656D33" w:rsidP="00656D33">
      <w:pPr>
        <w:pStyle w:val="af5"/>
        <w:ind w:leftChars="403" w:left="1038" w:firstLine="515"/>
      </w:pPr>
      <w:r>
        <w:rPr>
          <w:rFonts w:hint="eastAsia"/>
        </w:rPr>
        <w:t>全文单倍行距，</w:t>
      </w:r>
      <w:r w:rsidRPr="00A43DD6">
        <w:rPr>
          <w:rFonts w:ascii="宋体" w:hAnsi="宋体" w:hint="eastAsia"/>
        </w:rPr>
        <w:t>字符间距为“标准”</w:t>
      </w:r>
      <w:r>
        <w:rPr>
          <w:rFonts w:ascii="宋体" w:hAnsi="宋体" w:hint="eastAsia"/>
        </w:rPr>
        <w:t>，</w:t>
      </w:r>
      <w:r>
        <w:rPr>
          <w:rFonts w:hint="eastAsia"/>
        </w:rPr>
        <w:t>凡是需要加粗的字体，有说明。</w:t>
      </w:r>
    </w:p>
    <w:p w14:paraId="696E5BCE" w14:textId="77777777" w:rsidR="00656D33" w:rsidRDefault="00656D33" w:rsidP="00656D33">
      <w:pPr>
        <w:pStyle w:val="af5"/>
        <w:ind w:leftChars="316" w:left="814" w:firstLine="515"/>
      </w:pPr>
      <w:r>
        <w:rPr>
          <w:rFonts w:hint="eastAsia"/>
        </w:rPr>
        <w:t>其他没有说明的，都不加粗。</w:t>
      </w:r>
    </w:p>
  </w:comment>
  <w:comment w:id="10" w:author="Admin" w:date="2024-10-15T08:43:00Z" w:initials="A">
    <w:p w14:paraId="49C4E8A5" w14:textId="77777777" w:rsidR="00CB2690" w:rsidRPr="00CB2690" w:rsidRDefault="00CB2690" w:rsidP="00CB2690">
      <w:pPr>
        <w:pStyle w:val="af5"/>
        <w:ind w:firstLine="455"/>
      </w:pPr>
      <w:r>
        <w:rPr>
          <w:rStyle w:val="af4"/>
        </w:rPr>
        <w:annotationRef/>
      </w:r>
      <w:r>
        <w:rPr>
          <w:rStyle w:val="af4"/>
        </w:rPr>
        <w:annotationRef/>
      </w:r>
      <w:r>
        <w:rPr>
          <w:rFonts w:hint="eastAsia"/>
        </w:rPr>
        <w:t>黑体三号。上下</w:t>
      </w:r>
      <w:bookmarkStart w:id="11" w:name="_Hlk183513906"/>
      <w:r>
        <w:rPr>
          <w:rFonts w:hint="eastAsia"/>
        </w:rPr>
        <w:t>空行也是三号字大小</w:t>
      </w:r>
      <w:bookmarkEnd w:id="11"/>
      <w:r>
        <w:rPr>
          <w:rFonts w:hint="eastAsia"/>
        </w:rPr>
        <w:t>。</w:t>
      </w:r>
    </w:p>
  </w:comment>
  <w:comment w:id="14" w:author="Admin" w:date="2024-10-15T08:45:00Z" w:initials="A">
    <w:p w14:paraId="221DD09E" w14:textId="77777777" w:rsidR="00CB2690" w:rsidRDefault="00CB2690">
      <w:pPr>
        <w:pStyle w:val="af5"/>
        <w:ind w:firstLine="455"/>
      </w:pPr>
      <w:r>
        <w:rPr>
          <w:rStyle w:val="af4"/>
        </w:rPr>
        <w:annotationRef/>
      </w:r>
      <w:r>
        <w:rPr>
          <w:rFonts w:hint="eastAsia"/>
        </w:rPr>
        <w:t>黑体三号。</w:t>
      </w:r>
    </w:p>
  </w:comment>
  <w:comment w:id="16" w:author="Admin" w:date="2024-10-16T15:05:00Z" w:initials="A">
    <w:p w14:paraId="6CD90C98" w14:textId="77777777" w:rsidR="007441FF" w:rsidRPr="0027636D" w:rsidRDefault="007441FF" w:rsidP="007441FF">
      <w:pPr>
        <w:pStyle w:val="af5"/>
        <w:ind w:firstLine="455"/>
      </w:pPr>
      <w:r>
        <w:rPr>
          <w:rStyle w:val="af4"/>
        </w:rPr>
        <w:annotationRef/>
      </w:r>
      <w:r>
        <w:rPr>
          <w:rStyle w:val="af4"/>
        </w:rPr>
        <w:annotationRef/>
      </w:r>
      <w:r>
        <w:rPr>
          <w:rFonts w:hint="eastAsia"/>
        </w:rPr>
        <w:t>空行，小四号。</w:t>
      </w:r>
    </w:p>
    <w:p w14:paraId="5DC52332" w14:textId="77777777" w:rsidR="007441FF" w:rsidRPr="007441FF" w:rsidRDefault="007441FF">
      <w:pPr>
        <w:pStyle w:val="af5"/>
        <w:ind w:leftChars="409" w:left="1054" w:firstLine="515"/>
      </w:pPr>
    </w:p>
  </w:comment>
  <w:comment w:id="17" w:author="Admin" w:date="2024-10-15T08:53:00Z" w:initials="A">
    <w:p w14:paraId="6EE4184B" w14:textId="77777777" w:rsidR="00CB2690" w:rsidRDefault="00CB2690">
      <w:pPr>
        <w:pStyle w:val="af5"/>
        <w:ind w:firstLine="455"/>
      </w:pPr>
      <w:r>
        <w:rPr>
          <w:rStyle w:val="af4"/>
        </w:rPr>
        <w:annotationRef/>
      </w:r>
      <w:r w:rsidR="00472CD2" w:rsidRPr="003C042A">
        <w:rPr>
          <w:rFonts w:ascii="宋体" w:hAnsi="宋体" w:hint="eastAsia"/>
        </w:rPr>
        <w:t>摘要内容</w:t>
      </w:r>
      <w:r w:rsidR="00472CD2">
        <w:rPr>
          <w:rFonts w:ascii="宋体" w:hAnsi="宋体" w:hint="eastAsia"/>
        </w:rPr>
        <w:t>，</w:t>
      </w:r>
      <w:r w:rsidR="00472CD2" w:rsidRPr="003C042A">
        <w:rPr>
          <w:rFonts w:ascii="宋体" w:hAnsi="宋体" w:hint="eastAsia"/>
        </w:rPr>
        <w:t>宋体小四号</w:t>
      </w:r>
      <w:r w:rsidR="00472CD2">
        <w:rPr>
          <w:rFonts w:ascii="宋体" w:hAnsi="宋体" w:hint="eastAsia"/>
        </w:rPr>
        <w:t>。</w:t>
      </w:r>
      <w:r w:rsidR="002D0484">
        <w:rPr>
          <w:rFonts w:ascii="宋体" w:hAnsi="宋体" w:hint="eastAsia"/>
        </w:rPr>
        <w:t>每段开头空两格。</w:t>
      </w:r>
    </w:p>
  </w:comment>
  <w:comment w:id="18" w:author="Admin" w:date="2024-10-16T15:07:00Z" w:initials="A">
    <w:p w14:paraId="3F84DB00" w14:textId="77777777" w:rsidR="007441FF" w:rsidRPr="0027636D" w:rsidRDefault="007441FF" w:rsidP="007441FF">
      <w:pPr>
        <w:pStyle w:val="af5"/>
        <w:ind w:firstLine="455"/>
      </w:pPr>
      <w:r>
        <w:rPr>
          <w:rStyle w:val="af4"/>
        </w:rPr>
        <w:annotationRef/>
      </w:r>
      <w:r>
        <w:rPr>
          <w:rStyle w:val="af4"/>
        </w:rPr>
        <w:annotationRef/>
      </w:r>
      <w:r>
        <w:rPr>
          <w:rFonts w:hint="eastAsia"/>
        </w:rPr>
        <w:t>空行，小四号。</w:t>
      </w:r>
    </w:p>
    <w:p w14:paraId="66D25C40" w14:textId="77777777" w:rsidR="007441FF" w:rsidRPr="007441FF" w:rsidRDefault="007441FF">
      <w:pPr>
        <w:pStyle w:val="af5"/>
        <w:ind w:leftChars="409" w:left="1054" w:firstLine="515"/>
      </w:pPr>
    </w:p>
  </w:comment>
  <w:comment w:id="19" w:author="Admin" w:date="2024-10-15T08:55:00Z" w:initials="A">
    <w:p w14:paraId="2F29E781" w14:textId="77777777" w:rsidR="00472CD2" w:rsidRPr="00CE7AB2" w:rsidRDefault="00472CD2" w:rsidP="00472CD2">
      <w:pPr>
        <w:pStyle w:val="af5"/>
        <w:ind w:firstLine="455"/>
        <w:rPr>
          <w:color w:val="FF0000"/>
        </w:rPr>
      </w:pPr>
      <w:r>
        <w:rPr>
          <w:rStyle w:val="af4"/>
        </w:rPr>
        <w:annotationRef/>
      </w:r>
      <w:r>
        <w:rPr>
          <w:rFonts w:hint="eastAsia"/>
        </w:rPr>
        <w:t>黑体小四号，</w:t>
      </w:r>
      <w:r w:rsidRPr="00193E9D">
        <w:rPr>
          <w:rFonts w:hint="eastAsia"/>
        </w:rPr>
        <w:t>首行</w:t>
      </w:r>
      <w:r w:rsidRPr="00193E9D">
        <w:t>缩进</w:t>
      </w:r>
      <w:r w:rsidRPr="00193E9D">
        <w:rPr>
          <w:rFonts w:hint="eastAsia"/>
        </w:rPr>
        <w:t>2</w:t>
      </w:r>
      <w:r w:rsidRPr="00193E9D">
        <w:rPr>
          <w:rFonts w:hint="eastAsia"/>
        </w:rPr>
        <w:t>个</w:t>
      </w:r>
      <w:r w:rsidRPr="00193E9D">
        <w:t>字符</w:t>
      </w:r>
    </w:p>
    <w:p w14:paraId="75A31B0C" w14:textId="77777777" w:rsidR="00472CD2" w:rsidRPr="00472CD2" w:rsidRDefault="00472CD2">
      <w:pPr>
        <w:pStyle w:val="af5"/>
        <w:ind w:leftChars="409" w:left="1054" w:firstLine="515"/>
      </w:pPr>
    </w:p>
  </w:comment>
  <w:comment w:id="20" w:author="Admin" w:date="2024-10-15T11:44:00Z" w:initials="A">
    <w:p w14:paraId="31A2DB4B" w14:textId="77777777" w:rsidR="00BE3162" w:rsidRDefault="00BE3162">
      <w:pPr>
        <w:pStyle w:val="af5"/>
        <w:ind w:firstLine="455"/>
      </w:pPr>
      <w:r>
        <w:rPr>
          <w:rStyle w:val="af4"/>
        </w:rPr>
        <w:annotationRef/>
      </w:r>
      <w:bookmarkStart w:id="21" w:name="_Hlk179895840"/>
      <w:r w:rsidRPr="00476EBD">
        <w:rPr>
          <w:rFonts w:ascii="宋体" w:hAnsi="宋体" w:hint="eastAsia"/>
        </w:rPr>
        <w:t>Time</w:t>
      </w:r>
      <w:r>
        <w:rPr>
          <w:rFonts w:ascii="宋体" w:hAnsi="宋体" w:hint="eastAsia"/>
        </w:rPr>
        <w:t>s</w:t>
      </w:r>
      <w:r w:rsidRPr="00476EBD">
        <w:rPr>
          <w:rFonts w:ascii="宋体" w:hAnsi="宋体" w:hint="eastAsia"/>
        </w:rPr>
        <w:t xml:space="preserve"> New Roman</w:t>
      </w:r>
      <w:r>
        <w:rPr>
          <w:rFonts w:hint="eastAsia"/>
        </w:rPr>
        <w:t>，</w:t>
      </w:r>
      <w:bookmarkEnd w:id="21"/>
      <w:r>
        <w:rPr>
          <w:rFonts w:hint="eastAsia"/>
        </w:rPr>
        <w:t>全部大写，三号</w:t>
      </w:r>
      <w:r w:rsidR="007D5BC4">
        <w:rPr>
          <w:rFonts w:hint="eastAsia"/>
        </w:rPr>
        <w:t>，加粗</w:t>
      </w:r>
      <w:r>
        <w:rPr>
          <w:rFonts w:hint="eastAsia"/>
        </w:rPr>
        <w:t>。</w:t>
      </w:r>
    </w:p>
  </w:comment>
  <w:comment w:id="24" w:author="Admin" w:date="2024-10-15T11:49:00Z" w:initials="A">
    <w:p w14:paraId="4FC3A4F6" w14:textId="77777777" w:rsidR="00BE3162" w:rsidRDefault="00BE3162" w:rsidP="00BE3162">
      <w:pPr>
        <w:pStyle w:val="af5"/>
        <w:ind w:firstLine="455"/>
      </w:pPr>
      <w:r>
        <w:rPr>
          <w:rStyle w:val="af4"/>
        </w:rPr>
        <w:annotationRef/>
      </w:r>
      <w:r>
        <w:rPr>
          <w:rStyle w:val="af4"/>
        </w:rPr>
        <w:annotationRef/>
      </w:r>
      <w:r>
        <w:rPr>
          <w:rFonts w:hint="eastAsia"/>
        </w:rPr>
        <w:t>空行，小四号。</w:t>
      </w:r>
    </w:p>
    <w:p w14:paraId="1F9C4D9B" w14:textId="77777777" w:rsidR="00BE3162" w:rsidRPr="00BE3162" w:rsidRDefault="00BE3162">
      <w:pPr>
        <w:pStyle w:val="af5"/>
        <w:ind w:leftChars="409" w:left="1054" w:firstLine="515"/>
      </w:pPr>
    </w:p>
  </w:comment>
  <w:comment w:id="25" w:author="Admin" w:date="2024-10-15T11:50:00Z" w:initials="A">
    <w:p w14:paraId="4A59FDC9" w14:textId="77777777" w:rsidR="00BE3162" w:rsidRDefault="00BE3162">
      <w:pPr>
        <w:pStyle w:val="af5"/>
        <w:ind w:firstLine="455"/>
      </w:pPr>
      <w:r>
        <w:rPr>
          <w:rStyle w:val="af4"/>
        </w:rPr>
        <w:annotationRef/>
      </w:r>
      <w:r w:rsidR="00A13846" w:rsidRPr="00476EBD">
        <w:rPr>
          <w:rFonts w:ascii="宋体" w:hAnsi="宋体" w:hint="eastAsia"/>
        </w:rPr>
        <w:t>Time</w:t>
      </w:r>
      <w:r w:rsidR="00A13846">
        <w:rPr>
          <w:rFonts w:ascii="宋体" w:hAnsi="宋体" w:hint="eastAsia"/>
        </w:rPr>
        <w:t>s</w:t>
      </w:r>
      <w:r w:rsidR="00A13846" w:rsidRPr="00476EBD">
        <w:rPr>
          <w:rFonts w:ascii="宋体" w:hAnsi="宋体" w:hint="eastAsia"/>
        </w:rPr>
        <w:t xml:space="preserve"> New Roman</w:t>
      </w:r>
      <w:r w:rsidR="00A13846">
        <w:rPr>
          <w:rFonts w:hint="eastAsia"/>
        </w:rPr>
        <w:t>，</w:t>
      </w:r>
      <w:r>
        <w:rPr>
          <w:rFonts w:hint="eastAsia"/>
        </w:rPr>
        <w:t>全部大写，三号，加粗。</w:t>
      </w:r>
    </w:p>
  </w:comment>
  <w:comment w:id="26" w:author="Admin" w:date="2024-10-15T11:50:00Z" w:initials="A">
    <w:p w14:paraId="7969F6FC" w14:textId="77777777" w:rsidR="00BE3162" w:rsidRDefault="00BE3162">
      <w:pPr>
        <w:pStyle w:val="af5"/>
        <w:ind w:firstLine="455"/>
      </w:pPr>
      <w:r>
        <w:rPr>
          <w:rStyle w:val="af4"/>
        </w:rPr>
        <w:annotationRef/>
      </w:r>
      <w:r>
        <w:rPr>
          <w:rFonts w:hint="eastAsia"/>
        </w:rPr>
        <w:t>空行，小四号。</w:t>
      </w:r>
    </w:p>
  </w:comment>
  <w:comment w:id="27" w:author="Admin" w:date="2024-10-15T11:51:00Z" w:initials="A">
    <w:p w14:paraId="7135221F" w14:textId="77777777" w:rsidR="00BE3162" w:rsidRPr="002A2E29" w:rsidRDefault="00BE3162" w:rsidP="00BE3162">
      <w:pPr>
        <w:ind w:firstLine="455"/>
        <w:rPr>
          <w:rFonts w:ascii="宋体" w:hAnsi="宋体" w:cs="Times New Roman" w:hint="eastAsia"/>
          <w:szCs w:val="21"/>
        </w:rPr>
      </w:pPr>
      <w:r>
        <w:rPr>
          <w:rStyle w:val="af4"/>
        </w:rPr>
        <w:annotationRef/>
      </w:r>
      <w:r w:rsidRPr="002A2E29">
        <w:rPr>
          <w:rFonts w:ascii="宋体" w:hAnsi="宋体" w:cs="Times New Roman"/>
          <w:szCs w:val="21"/>
        </w:rPr>
        <w:t>Time New Roman</w:t>
      </w:r>
      <w:r w:rsidRPr="002A2E29">
        <w:rPr>
          <w:rFonts w:ascii="宋体" w:hAnsi="宋体" w:cs="Times New Roman" w:hint="eastAsia"/>
          <w:szCs w:val="21"/>
        </w:rPr>
        <w:t>小四号</w:t>
      </w:r>
    </w:p>
    <w:p w14:paraId="1E6AF3C7" w14:textId="77777777" w:rsidR="00BE3162" w:rsidRPr="00BE3162" w:rsidRDefault="00BE3162">
      <w:pPr>
        <w:pStyle w:val="af5"/>
        <w:ind w:leftChars="409" w:left="1054" w:firstLine="515"/>
      </w:pPr>
    </w:p>
  </w:comment>
  <w:comment w:id="28" w:author="Admin" w:date="2024-10-15T11:54:00Z" w:initials="A">
    <w:p w14:paraId="0816DE28" w14:textId="77777777" w:rsidR="004A34BD" w:rsidRDefault="004A34BD" w:rsidP="00341814">
      <w:pPr>
        <w:pStyle w:val="af5"/>
        <w:ind w:firstLine="455"/>
      </w:pPr>
      <w:r>
        <w:rPr>
          <w:rStyle w:val="af4"/>
        </w:rPr>
        <w:annotationRef/>
      </w:r>
      <w:r>
        <w:rPr>
          <w:rFonts w:ascii="宋体" w:hAnsi="宋体"/>
        </w:rPr>
        <w:t>KEY</w:t>
      </w:r>
      <w:r>
        <w:rPr>
          <w:rFonts w:ascii="宋体" w:hAnsi="宋体" w:hint="eastAsia"/>
        </w:rPr>
        <w:t xml:space="preserve"> </w:t>
      </w:r>
      <w:r w:rsidRPr="003C042A">
        <w:rPr>
          <w:rFonts w:ascii="宋体" w:hAnsi="宋体"/>
        </w:rPr>
        <w:t>WORDS</w:t>
      </w:r>
      <w:r>
        <w:rPr>
          <w:rFonts w:ascii="宋体" w:hAnsi="宋体" w:hint="eastAsia"/>
        </w:rPr>
        <w:t>，</w:t>
      </w:r>
      <w:r w:rsidRPr="003C042A">
        <w:rPr>
          <w:rFonts w:ascii="宋体" w:hAnsi="宋体" w:hint="eastAsia"/>
        </w:rPr>
        <w:t>小四号大写，其后关键词用小四号小写，每一关键词之间用</w:t>
      </w:r>
      <w:r w:rsidR="00341814">
        <w:rPr>
          <w:rFonts w:hint="eastAsia"/>
        </w:rPr>
        <w:t>分号间隔，且分号后加一空格。</w:t>
      </w:r>
      <w:r w:rsidRPr="003C042A">
        <w:rPr>
          <w:rFonts w:ascii="宋体" w:hAnsi="宋体" w:hint="eastAsia"/>
        </w:rPr>
        <w:t>最后一个关键词后不打标点符号。</w:t>
      </w:r>
    </w:p>
  </w:comment>
  <w:comment w:id="29" w:author="Admin" w:date="2024-10-15T14:13:00Z" w:initials="A">
    <w:p w14:paraId="7055553B" w14:textId="77777777" w:rsidR="00D739A6" w:rsidRDefault="00D739A6" w:rsidP="00D739A6">
      <w:pPr>
        <w:pStyle w:val="af5"/>
        <w:ind w:firstLine="455"/>
      </w:pPr>
      <w:r>
        <w:rPr>
          <w:rStyle w:val="af4"/>
        </w:rPr>
        <w:annotationRef/>
      </w:r>
      <w:r>
        <w:rPr>
          <w:rFonts w:hint="eastAsia"/>
        </w:rPr>
        <w:t>黑体，三号</w:t>
      </w:r>
    </w:p>
    <w:p w14:paraId="14B3BB30" w14:textId="77777777" w:rsidR="00D739A6" w:rsidRDefault="00D739A6" w:rsidP="00D739A6">
      <w:pPr>
        <w:pStyle w:val="af5"/>
        <w:ind w:leftChars="409" w:left="1054" w:firstLine="515"/>
      </w:pPr>
      <w:r>
        <w:rPr>
          <w:rFonts w:hint="eastAsia"/>
        </w:rPr>
        <w:t>下面目录内容为宋体，小四号。</w:t>
      </w:r>
    </w:p>
    <w:p w14:paraId="4E20D290" w14:textId="77777777" w:rsidR="00D739A6" w:rsidRDefault="00D739A6" w:rsidP="00D739A6">
      <w:pPr>
        <w:pStyle w:val="af5"/>
        <w:ind w:leftChars="316" w:left="814" w:firstLine="515"/>
      </w:pPr>
      <w:r>
        <w:rPr>
          <w:rFonts w:hint="eastAsia"/>
        </w:rPr>
        <w:t>如果目录第二页内容只有一两行，可以设定适合的行距，使之保持在一页。</w:t>
      </w:r>
    </w:p>
    <w:p w14:paraId="5C3ACC02" w14:textId="77777777" w:rsidR="00D739A6" w:rsidRDefault="00D739A6" w:rsidP="00D739A6">
      <w:pPr>
        <w:pStyle w:val="af5"/>
        <w:ind w:leftChars="316" w:left="814" w:firstLine="515"/>
      </w:pPr>
      <w:r>
        <w:rPr>
          <w:rFonts w:hint="eastAsia"/>
        </w:rPr>
        <w:t>目录前导符用短实线，即“</w:t>
      </w:r>
      <w:r>
        <w:rPr>
          <w:rFonts w:hint="eastAsia"/>
        </w:rPr>
        <w:t>-------</w:t>
      </w:r>
      <w:r>
        <w:rPr>
          <w:rFonts w:hint="eastAsia"/>
        </w:rPr>
        <w:t>”。</w:t>
      </w:r>
    </w:p>
    <w:p w14:paraId="56B13F91" w14:textId="77777777" w:rsidR="00D739A6" w:rsidRDefault="00D739A6" w:rsidP="00D739A6">
      <w:pPr>
        <w:pStyle w:val="af5"/>
        <w:ind w:leftChars="316" w:left="814" w:firstLine="515"/>
      </w:pPr>
      <w:r>
        <w:rPr>
          <w:rFonts w:hint="eastAsia"/>
        </w:rPr>
        <w:t>逐级缩进。</w:t>
      </w:r>
    </w:p>
    <w:p w14:paraId="68E08B85" w14:textId="77777777" w:rsidR="00D739A6" w:rsidRDefault="00D739A6" w:rsidP="00D739A6">
      <w:pPr>
        <w:pStyle w:val="af5"/>
        <w:ind w:leftChars="316" w:left="814" w:firstLine="515"/>
      </w:pPr>
      <w:r>
        <w:rPr>
          <w:rFonts w:hint="eastAsia"/>
        </w:rPr>
        <w:t>完成论文后，选择“引用”</w:t>
      </w:r>
      <w:r>
        <w:t>—</w:t>
      </w:r>
      <w:r>
        <w:rPr>
          <w:rFonts w:hint="eastAsia"/>
        </w:rPr>
        <w:t>“目录”</w:t>
      </w:r>
      <w:r>
        <w:t>—</w:t>
      </w:r>
      <w:r>
        <w:rPr>
          <w:rFonts w:hint="eastAsia"/>
        </w:rPr>
        <w:t>“插入目录”，将前导符修改为短实线，显示级别选“</w:t>
      </w:r>
      <w:r>
        <w:rPr>
          <w:rFonts w:hint="eastAsia"/>
        </w:rPr>
        <w:t>3</w:t>
      </w:r>
      <w:r>
        <w:rPr>
          <w:rFonts w:hint="eastAsia"/>
        </w:rPr>
        <w:t>级”，然后确定生成目录。</w:t>
      </w:r>
    </w:p>
    <w:p w14:paraId="09555219" w14:textId="77777777" w:rsidR="00D739A6" w:rsidRDefault="00D739A6" w:rsidP="00D739A6">
      <w:pPr>
        <w:pStyle w:val="af5"/>
        <w:ind w:leftChars="316" w:left="814" w:firstLine="515"/>
      </w:pPr>
      <w:r>
        <w:rPr>
          <w:rFonts w:hint="eastAsia"/>
        </w:rPr>
        <w:t>生成目录后调整格式，全部宋体小四号字。同时，调整各级标题左对齐位置，一级标题左对齐，二级标题左缩进</w:t>
      </w:r>
      <w:r w:rsidR="00873A2D">
        <w:t>0.25</w:t>
      </w:r>
      <w:r>
        <w:rPr>
          <w:rFonts w:hint="eastAsia"/>
        </w:rPr>
        <w:t>字符，三级标题左缩进</w:t>
      </w:r>
      <w:r w:rsidR="00873A2D">
        <w:t>1.5</w:t>
      </w:r>
      <w:r>
        <w:rPr>
          <w:rFonts w:hint="eastAsia"/>
        </w:rPr>
        <w:t>字符。</w:t>
      </w:r>
    </w:p>
    <w:p w14:paraId="293B4853" w14:textId="77777777" w:rsidR="00D739A6" w:rsidRDefault="00D739A6" w:rsidP="00873A2D">
      <w:pPr>
        <w:pStyle w:val="af5"/>
        <w:ind w:leftChars="316" w:left="814" w:firstLine="515"/>
      </w:pPr>
    </w:p>
  </w:comment>
  <w:comment w:id="34" w:author="Admin" w:date="2024-10-15T09:08:00Z" w:initials="A">
    <w:p w14:paraId="0F4F523B" w14:textId="06B997F8" w:rsidR="00022E4C" w:rsidRDefault="00022E4C" w:rsidP="005540AC">
      <w:pPr>
        <w:pStyle w:val="af5"/>
        <w:ind w:firstLine="455"/>
      </w:pPr>
      <w:r>
        <w:rPr>
          <w:rStyle w:val="af4"/>
        </w:rPr>
        <w:annotationRef/>
      </w:r>
      <w:r>
        <w:rPr>
          <w:rFonts w:hint="eastAsia"/>
        </w:rPr>
        <w:t>一级标题，黑体三号，居中书写</w:t>
      </w:r>
      <w:r w:rsidR="007D5BC4">
        <w:rPr>
          <w:rFonts w:hint="eastAsia"/>
        </w:rPr>
        <w:t>，</w:t>
      </w:r>
      <w:r w:rsidR="005540AC">
        <w:rPr>
          <w:rFonts w:hint="eastAsia"/>
        </w:rPr>
        <w:t>空行三号字大小。</w:t>
      </w:r>
    </w:p>
  </w:comment>
  <w:comment w:id="39" w:author="Admin" w:date="2024-10-15T09:13:00Z" w:initials="A">
    <w:p w14:paraId="71125D60" w14:textId="73718EF1" w:rsidR="00022E4C" w:rsidRDefault="00022E4C" w:rsidP="00126530">
      <w:pPr>
        <w:pStyle w:val="af5"/>
        <w:ind w:firstLine="455"/>
      </w:pPr>
      <w:r>
        <w:rPr>
          <w:rStyle w:val="af4"/>
        </w:rPr>
        <w:annotationRef/>
      </w:r>
      <w:r>
        <w:rPr>
          <w:rFonts w:hint="eastAsia"/>
        </w:rPr>
        <w:t>二级标题，黑体四号，</w:t>
      </w:r>
      <w:r w:rsidR="007D5BC4">
        <w:rPr>
          <w:rFonts w:hint="eastAsia"/>
        </w:rPr>
        <w:t>顶格书写，</w:t>
      </w:r>
      <w:r w:rsidR="00DF48DA">
        <w:rPr>
          <w:rFonts w:hint="eastAsia"/>
        </w:rPr>
        <w:t>段前</w:t>
      </w:r>
      <w:r w:rsidR="00DF48DA">
        <w:rPr>
          <w:rFonts w:hint="eastAsia"/>
        </w:rPr>
        <w:t>0</w:t>
      </w:r>
      <w:r w:rsidR="00DF48DA">
        <w:t>.5</w:t>
      </w:r>
      <w:r w:rsidR="00DF48DA">
        <w:rPr>
          <w:rFonts w:hint="eastAsia"/>
        </w:rPr>
        <w:t>，段后</w:t>
      </w:r>
      <w:r w:rsidR="00DF48DA">
        <w:rPr>
          <w:rFonts w:hint="eastAsia"/>
        </w:rPr>
        <w:t>0</w:t>
      </w:r>
      <w:r w:rsidR="00DF48DA">
        <w:t>.5</w:t>
      </w:r>
      <w:r w:rsidR="0081733E">
        <w:rPr>
          <w:rFonts w:hint="eastAsia"/>
        </w:rPr>
        <w:t>，</w:t>
      </w:r>
      <w:r w:rsidR="00A97080">
        <w:rPr>
          <w:rFonts w:hint="eastAsia"/>
          <w:color w:val="222222"/>
          <w:sz w:val="28"/>
          <w:szCs w:val="28"/>
        </w:rPr>
        <w:t>序号与文字中间空一格。</w:t>
      </w:r>
      <w:r>
        <w:rPr>
          <w:rFonts w:hint="eastAsia"/>
        </w:rPr>
        <w:t>标题末尾不要加句号。</w:t>
      </w:r>
    </w:p>
  </w:comment>
  <w:comment w:id="40" w:author="Admin" w:date="2024-10-25T16:06:00Z" w:initials="A">
    <w:p w14:paraId="787474BE" w14:textId="680E231B" w:rsidR="00921E82" w:rsidRPr="00CD1D55" w:rsidRDefault="00921E82" w:rsidP="00921E82">
      <w:pPr>
        <w:pStyle w:val="af2"/>
        <w:spacing w:beforeLines="50" w:before="225" w:afterLines="50" w:after="225"/>
        <w:ind w:firstLineChars="0" w:firstLine="0"/>
        <w:rPr>
          <w:color w:val="000000"/>
          <w:shd w:val="clear" w:color="auto" w:fill="FFFFFF"/>
        </w:rPr>
      </w:pPr>
      <w:r>
        <w:rPr>
          <w:rStyle w:val="af4"/>
        </w:rPr>
        <w:annotationRef/>
      </w:r>
      <w:r w:rsidRPr="00CD1D55">
        <w:rPr>
          <w:rFonts w:hint="eastAsia"/>
          <w:color w:val="000000"/>
          <w:shd w:val="clear" w:color="auto" w:fill="FFFFFF"/>
        </w:rPr>
        <w:t>正文采用小四号宋体，</w:t>
      </w:r>
      <w:bookmarkStart w:id="41" w:name="_Hlk180765010"/>
      <w:r w:rsidRPr="00CD1D55">
        <w:rPr>
          <w:rFonts w:hint="eastAsia"/>
          <w:color w:val="000000"/>
          <w:shd w:val="clear" w:color="auto" w:fill="FFFFFF"/>
        </w:rPr>
        <w:t>中文用小四号宋体，数字和英文使用小四号</w:t>
      </w:r>
      <w:r w:rsidR="006E53F8" w:rsidRPr="00CD1D55">
        <w:rPr>
          <w:rFonts w:hint="eastAsia"/>
          <w:color w:val="000000"/>
          <w:shd w:val="clear" w:color="auto" w:fill="FFFFFF"/>
        </w:rPr>
        <w:t xml:space="preserve">Times </w:t>
      </w:r>
      <w:r w:rsidR="006E53F8">
        <w:rPr>
          <w:color w:val="000000"/>
          <w:shd w:val="clear" w:color="auto" w:fill="FFFFFF"/>
        </w:rPr>
        <w:t>N</w:t>
      </w:r>
      <w:r w:rsidR="006E53F8" w:rsidRPr="00CD1D55">
        <w:rPr>
          <w:rFonts w:hint="eastAsia"/>
          <w:color w:val="000000"/>
          <w:shd w:val="clear" w:color="auto" w:fill="FFFFFF"/>
        </w:rPr>
        <w:t xml:space="preserve">ew </w:t>
      </w:r>
      <w:r w:rsidR="006E53F8">
        <w:rPr>
          <w:color w:val="000000"/>
          <w:shd w:val="clear" w:color="auto" w:fill="FFFFFF"/>
        </w:rPr>
        <w:t>R</w:t>
      </w:r>
      <w:r w:rsidR="006E53F8" w:rsidRPr="00CD1D55">
        <w:rPr>
          <w:rFonts w:hint="eastAsia"/>
          <w:color w:val="000000"/>
          <w:shd w:val="clear" w:color="auto" w:fill="FFFFFF"/>
        </w:rPr>
        <w:t>oman</w:t>
      </w:r>
      <w:r w:rsidRPr="00CD1D55">
        <w:rPr>
          <w:rFonts w:hint="eastAsia"/>
          <w:color w:val="000000"/>
          <w:shd w:val="clear" w:color="auto" w:fill="FFFFFF"/>
        </w:rPr>
        <w:t>。</w:t>
      </w:r>
      <w:bookmarkEnd w:id="41"/>
    </w:p>
    <w:p w14:paraId="0D035A58" w14:textId="26AF8972" w:rsidR="00921E82" w:rsidRDefault="00921E82">
      <w:pPr>
        <w:pStyle w:val="af5"/>
        <w:ind w:firstLine="515"/>
      </w:pPr>
    </w:p>
  </w:comment>
  <w:comment w:id="52" w:author="Admin" w:date="2024-10-15T14:53:00Z" w:initials="A">
    <w:p w14:paraId="689511B3" w14:textId="77777777" w:rsidR="00126530" w:rsidRDefault="00126530" w:rsidP="00126530">
      <w:pPr>
        <w:pStyle w:val="af5"/>
        <w:ind w:firstLine="455"/>
        <w:rPr>
          <w:color w:val="222222"/>
          <w:sz w:val="28"/>
          <w:szCs w:val="28"/>
        </w:rPr>
      </w:pPr>
      <w:r>
        <w:rPr>
          <w:rStyle w:val="af4"/>
        </w:rPr>
        <w:annotationRef/>
      </w:r>
      <w:r w:rsidRPr="00AC1146">
        <w:rPr>
          <w:rFonts w:hint="eastAsia"/>
          <w:color w:val="222222"/>
          <w:sz w:val="28"/>
          <w:szCs w:val="28"/>
        </w:rPr>
        <w:t>三级标题</w:t>
      </w:r>
      <w:r>
        <w:rPr>
          <w:rFonts w:hint="eastAsia"/>
          <w:color w:val="222222"/>
          <w:sz w:val="28"/>
          <w:szCs w:val="28"/>
        </w:rPr>
        <w:t>，</w:t>
      </w:r>
      <w:r w:rsidRPr="00AC1146">
        <w:rPr>
          <w:rFonts w:hint="eastAsia"/>
          <w:color w:val="222222"/>
          <w:sz w:val="28"/>
          <w:szCs w:val="28"/>
        </w:rPr>
        <w:t>宋体</w:t>
      </w:r>
      <w:r>
        <w:rPr>
          <w:rFonts w:hint="eastAsia"/>
          <w:color w:val="222222"/>
          <w:sz w:val="28"/>
          <w:szCs w:val="28"/>
        </w:rPr>
        <w:t>，</w:t>
      </w:r>
      <w:r w:rsidRPr="00AC1146">
        <w:rPr>
          <w:rFonts w:hint="eastAsia"/>
          <w:color w:val="222222"/>
          <w:sz w:val="28"/>
          <w:szCs w:val="28"/>
        </w:rPr>
        <w:t>小</w:t>
      </w:r>
      <w:r>
        <w:rPr>
          <w:rFonts w:hint="eastAsia"/>
          <w:color w:val="222222"/>
          <w:sz w:val="28"/>
          <w:szCs w:val="28"/>
        </w:rPr>
        <w:t>四</w:t>
      </w:r>
      <w:r w:rsidRPr="00AC1146">
        <w:rPr>
          <w:rFonts w:hint="eastAsia"/>
          <w:color w:val="222222"/>
          <w:sz w:val="28"/>
          <w:szCs w:val="28"/>
        </w:rPr>
        <w:t>号</w:t>
      </w:r>
      <w:r>
        <w:rPr>
          <w:rFonts w:hint="eastAsia"/>
          <w:color w:val="222222"/>
          <w:sz w:val="28"/>
          <w:szCs w:val="28"/>
        </w:rPr>
        <w:t>，</w:t>
      </w:r>
      <w:r w:rsidR="00C96FAD">
        <w:rPr>
          <w:rFonts w:hint="eastAsia"/>
          <w:color w:val="222222"/>
          <w:sz w:val="28"/>
          <w:szCs w:val="28"/>
        </w:rPr>
        <w:t>顶格书写</w:t>
      </w:r>
      <w:r w:rsidR="00DF48DA">
        <w:rPr>
          <w:rFonts w:hint="eastAsia"/>
          <w:color w:val="222222"/>
          <w:sz w:val="28"/>
          <w:szCs w:val="28"/>
        </w:rPr>
        <w:t>，</w:t>
      </w:r>
      <w:r w:rsidR="00DF48DA">
        <w:rPr>
          <w:rFonts w:hint="eastAsia"/>
        </w:rPr>
        <w:t>段前</w:t>
      </w:r>
      <w:r w:rsidR="00DF48DA">
        <w:rPr>
          <w:rFonts w:hint="eastAsia"/>
        </w:rPr>
        <w:t>0</w:t>
      </w:r>
      <w:r w:rsidR="00DF48DA">
        <w:t>.5</w:t>
      </w:r>
      <w:r w:rsidR="00DF48DA">
        <w:rPr>
          <w:rFonts w:hint="eastAsia"/>
        </w:rPr>
        <w:t>，段后</w:t>
      </w:r>
      <w:r w:rsidR="00DF48DA">
        <w:rPr>
          <w:rFonts w:hint="eastAsia"/>
        </w:rPr>
        <w:t>0</w:t>
      </w:r>
      <w:r w:rsidR="00DF48DA">
        <w:t>.5</w:t>
      </w:r>
      <w:r>
        <w:rPr>
          <w:rFonts w:hint="eastAsia"/>
          <w:color w:val="222222"/>
          <w:sz w:val="28"/>
          <w:szCs w:val="28"/>
        </w:rPr>
        <w:t>。</w:t>
      </w:r>
    </w:p>
    <w:p w14:paraId="3864F5F4" w14:textId="70FF3C17" w:rsidR="00271229" w:rsidRDefault="00271229" w:rsidP="00271229">
      <w:pPr>
        <w:pStyle w:val="af5"/>
        <w:ind w:firstLine="595"/>
      </w:pPr>
      <w:r>
        <w:rPr>
          <w:rFonts w:hint="eastAsia"/>
          <w:color w:val="222222"/>
          <w:sz w:val="28"/>
          <w:szCs w:val="28"/>
        </w:rPr>
        <w:t>序号与文字中间空一格。序号也是宋体。</w:t>
      </w:r>
    </w:p>
    <w:p w14:paraId="3A9C32EF" w14:textId="77777777" w:rsidR="00126530" w:rsidRPr="00126530" w:rsidRDefault="00126530">
      <w:pPr>
        <w:pStyle w:val="af5"/>
        <w:ind w:leftChars="316" w:left="814" w:firstLine="515"/>
      </w:pPr>
    </w:p>
  </w:comment>
  <w:comment w:id="59" w:author="Admin" w:date="2024-10-15T09:17:00Z" w:initials="A">
    <w:p w14:paraId="155ADA83" w14:textId="77777777" w:rsidR="00022E4C" w:rsidRPr="00022E4C" w:rsidRDefault="00022E4C" w:rsidP="00022E4C">
      <w:pPr>
        <w:pStyle w:val="af5"/>
        <w:ind w:firstLine="455"/>
      </w:pPr>
      <w:r>
        <w:rPr>
          <w:rStyle w:val="af4"/>
        </w:rPr>
        <w:annotationRef/>
      </w:r>
      <w:r>
        <w:rPr>
          <w:rFonts w:hint="eastAsia"/>
        </w:rPr>
        <w:t>黑体，三号，居中</w:t>
      </w:r>
    </w:p>
    <w:p w14:paraId="597D8557" w14:textId="02F28EBE" w:rsidR="00022E4C" w:rsidRPr="008B7ED2" w:rsidRDefault="00022E4C" w:rsidP="00022E4C">
      <w:pPr>
        <w:pStyle w:val="af5"/>
        <w:ind w:leftChars="316" w:left="814" w:firstLine="515"/>
        <w:rPr>
          <w:rFonts w:asciiTheme="minorEastAsia" w:eastAsiaTheme="minorEastAsia" w:hAnsiTheme="minorEastAsia" w:hint="eastAsia"/>
        </w:rPr>
      </w:pPr>
      <w:r w:rsidRPr="008B7ED2">
        <w:rPr>
          <w:rFonts w:asciiTheme="minorEastAsia" w:eastAsiaTheme="minorEastAsia" w:hAnsiTheme="minorEastAsia" w:hint="eastAsia"/>
        </w:rPr>
        <w:t>按</w:t>
      </w:r>
      <w:r>
        <w:rPr>
          <w:rFonts w:asciiTheme="minorEastAsia" w:eastAsiaTheme="minorEastAsia" w:hAnsiTheme="minorEastAsia" w:hint="eastAsia"/>
        </w:rPr>
        <w:t>文中注释序号的</w:t>
      </w:r>
      <w:r w:rsidRPr="008B7ED2">
        <w:rPr>
          <w:rFonts w:asciiTheme="minorEastAsia" w:eastAsiaTheme="minorEastAsia" w:hAnsiTheme="minorEastAsia" w:hint="eastAsia"/>
        </w:rPr>
        <w:t>顺序</w:t>
      </w:r>
      <w:r>
        <w:rPr>
          <w:rFonts w:asciiTheme="minorEastAsia" w:eastAsiaTheme="minorEastAsia" w:hAnsiTheme="minorEastAsia" w:hint="eastAsia"/>
        </w:rPr>
        <w:t>依次</w:t>
      </w:r>
      <w:r w:rsidRPr="008B7ED2">
        <w:rPr>
          <w:rFonts w:asciiTheme="minorEastAsia" w:eastAsiaTheme="minorEastAsia" w:hAnsiTheme="minorEastAsia" w:hint="eastAsia"/>
        </w:rPr>
        <w:t>列出</w:t>
      </w:r>
      <w:r>
        <w:rPr>
          <w:rFonts w:asciiTheme="minorEastAsia" w:eastAsiaTheme="minorEastAsia" w:hAnsiTheme="minorEastAsia" w:hint="eastAsia"/>
        </w:rPr>
        <w:t>参考文献</w:t>
      </w:r>
      <w:r w:rsidRPr="008B7ED2">
        <w:rPr>
          <w:rFonts w:asciiTheme="minorEastAsia" w:eastAsiaTheme="minorEastAsia" w:hAnsiTheme="minorEastAsia" w:hint="eastAsia"/>
        </w:rPr>
        <w:t>，</w:t>
      </w:r>
      <w:bookmarkStart w:id="60" w:name="_Hlk179901320"/>
      <w:r w:rsidRPr="008B7ED2">
        <w:rPr>
          <w:rFonts w:asciiTheme="minorEastAsia" w:eastAsiaTheme="minorEastAsia" w:hAnsiTheme="minorEastAsia" w:hint="eastAsia"/>
        </w:rPr>
        <w:t>序号为[1]样式，与文字之间</w:t>
      </w:r>
      <w:r w:rsidR="005540AC">
        <w:rPr>
          <w:rFonts w:asciiTheme="minorEastAsia" w:eastAsiaTheme="minorEastAsia" w:hAnsiTheme="minorEastAsia" w:hint="eastAsia"/>
        </w:rPr>
        <w:t>调整列表缩进0</w:t>
      </w:r>
      <w:r w:rsidR="005540AC">
        <w:rPr>
          <w:rFonts w:asciiTheme="minorEastAsia" w:eastAsiaTheme="minorEastAsia" w:hAnsiTheme="minorEastAsia"/>
        </w:rPr>
        <w:t>.2</w:t>
      </w:r>
      <w:r w:rsidR="005540AC">
        <w:rPr>
          <w:rFonts w:asciiTheme="minorEastAsia" w:eastAsiaTheme="minorEastAsia" w:hAnsiTheme="minorEastAsia" w:hint="eastAsia"/>
        </w:rPr>
        <w:t>厘米</w:t>
      </w:r>
      <w:r w:rsidRPr="008B7ED2">
        <w:rPr>
          <w:rFonts w:asciiTheme="minorEastAsia" w:eastAsiaTheme="minorEastAsia" w:hAnsiTheme="minorEastAsia" w:hint="eastAsia"/>
        </w:rPr>
        <w:t>。</w:t>
      </w:r>
    </w:p>
    <w:bookmarkEnd w:id="60"/>
    <w:p w14:paraId="3F714BD3" w14:textId="296270EE" w:rsidR="00873A2D" w:rsidRDefault="00873A2D" w:rsidP="00873A2D">
      <w:pPr>
        <w:pStyle w:val="Default"/>
        <w:ind w:leftChars="316" w:left="814" w:firstLine="335"/>
        <w:rPr>
          <w:sz w:val="15"/>
          <w:szCs w:val="15"/>
        </w:rPr>
      </w:pPr>
      <w:r>
        <w:rPr>
          <w:rFonts w:hint="eastAsia"/>
          <w:sz w:val="15"/>
          <w:szCs w:val="15"/>
        </w:rPr>
        <w:t>中文期刊：序号</w:t>
      </w:r>
      <w:r w:rsidR="00232765">
        <w:rPr>
          <w:rFonts w:hint="eastAsia"/>
          <w:sz w:val="15"/>
          <w:szCs w:val="15"/>
        </w:rPr>
        <w:t>，</w:t>
      </w:r>
      <w:r>
        <w:rPr>
          <w:rFonts w:hint="eastAsia"/>
          <w:sz w:val="15"/>
          <w:szCs w:val="15"/>
        </w:rPr>
        <w:t>作者，</w:t>
      </w:r>
      <w:r w:rsidR="0077237D" w:rsidRPr="003C042A">
        <w:rPr>
          <w:rFonts w:hAnsi="宋体" w:hint="eastAsia"/>
        </w:rPr>
        <w:t>题名</w:t>
      </w:r>
      <w:r w:rsidR="0077237D" w:rsidRPr="0091073F">
        <w:rPr>
          <w:rFonts w:hAnsi="宋体" w:hint="eastAsia"/>
        </w:rPr>
        <w:t>[</w:t>
      </w:r>
      <w:r w:rsidR="0077237D" w:rsidRPr="0091073F">
        <w:rPr>
          <w:rFonts w:hAnsi="宋体"/>
        </w:rPr>
        <w:t>J]</w:t>
      </w:r>
      <w:r w:rsidRPr="0091073F">
        <w:rPr>
          <w:rFonts w:hAnsi="宋体" w:hint="eastAsia"/>
        </w:rPr>
        <w:t>，刊名</w:t>
      </w:r>
      <w:r>
        <w:rPr>
          <w:rFonts w:hint="eastAsia"/>
          <w:sz w:val="15"/>
          <w:szCs w:val="15"/>
        </w:rPr>
        <w:t>，出版年份，卷号</w:t>
      </w:r>
      <w:r>
        <w:rPr>
          <w:rFonts w:ascii="Times New Roman" w:cs="Times New Roman"/>
          <w:sz w:val="15"/>
          <w:szCs w:val="15"/>
        </w:rPr>
        <w:t>(</w:t>
      </w:r>
      <w:r>
        <w:rPr>
          <w:rFonts w:hint="eastAsia"/>
          <w:sz w:val="15"/>
          <w:szCs w:val="15"/>
        </w:rPr>
        <w:t>期号</w:t>
      </w:r>
      <w:r>
        <w:rPr>
          <w:rFonts w:ascii="Times New Roman" w:cs="Times New Roman"/>
          <w:sz w:val="15"/>
          <w:szCs w:val="15"/>
        </w:rPr>
        <w:t>)</w:t>
      </w:r>
      <w:r>
        <w:rPr>
          <w:rFonts w:hint="eastAsia"/>
          <w:sz w:val="15"/>
          <w:szCs w:val="15"/>
        </w:rPr>
        <w:t>，起止页码</w:t>
      </w:r>
      <w:r w:rsidR="00E0710A">
        <w:rPr>
          <w:rFonts w:hAnsi="宋体" w:hint="eastAsia"/>
        </w:rPr>
        <w:t>.</w:t>
      </w:r>
    </w:p>
    <w:p w14:paraId="61B7F55F" w14:textId="4CEE6357" w:rsidR="00D0029C" w:rsidRDefault="00873A2D" w:rsidP="00D0029C">
      <w:pPr>
        <w:pStyle w:val="Default"/>
        <w:ind w:leftChars="316" w:left="814" w:firstLine="335"/>
        <w:rPr>
          <w:sz w:val="15"/>
          <w:szCs w:val="15"/>
        </w:rPr>
      </w:pPr>
      <w:r>
        <w:rPr>
          <w:rFonts w:hint="eastAsia"/>
          <w:sz w:val="15"/>
          <w:szCs w:val="15"/>
        </w:rPr>
        <w:t>英文期刊：同上，注意英文姓与名的次序，</w:t>
      </w:r>
      <w:r w:rsidR="00D0029C" w:rsidRPr="00D0029C">
        <w:rPr>
          <w:rFonts w:hint="eastAsia"/>
          <w:sz w:val="15"/>
          <w:szCs w:val="15"/>
        </w:rPr>
        <w:t>姓在前，名在后，姓和名之间用</w:t>
      </w:r>
      <w:r w:rsidR="00052A3C">
        <w:rPr>
          <w:rFonts w:hint="eastAsia"/>
          <w:sz w:val="15"/>
          <w:szCs w:val="15"/>
        </w:rPr>
        <w:t>空格</w:t>
      </w:r>
      <w:r w:rsidR="00D0029C" w:rsidRPr="00D0029C">
        <w:rPr>
          <w:rFonts w:hint="eastAsia"/>
          <w:sz w:val="15"/>
          <w:szCs w:val="15"/>
        </w:rPr>
        <w:t>隔开。例如：Smith, John。当名字缩写时，使用首字母，并用实心点标明。例如：Smith J.。</w:t>
      </w:r>
    </w:p>
    <w:p w14:paraId="7A4DF244" w14:textId="32A43CA9" w:rsidR="00022E4C" w:rsidRPr="008B7ED2" w:rsidRDefault="00873A2D" w:rsidP="00D0029C">
      <w:pPr>
        <w:pStyle w:val="Default"/>
        <w:ind w:leftChars="316" w:left="814" w:firstLine="335"/>
        <w:rPr>
          <w:rFonts w:asciiTheme="minorEastAsia" w:eastAsiaTheme="minorEastAsia" w:hAnsiTheme="minorEastAsia" w:hint="eastAsia"/>
        </w:rPr>
      </w:pPr>
      <w:r>
        <w:rPr>
          <w:rFonts w:hint="eastAsia"/>
          <w:sz w:val="15"/>
          <w:szCs w:val="15"/>
        </w:rPr>
        <w:t>专著：序号</w:t>
      </w:r>
      <w:r w:rsidR="00232765">
        <w:rPr>
          <w:rFonts w:hint="eastAsia"/>
          <w:sz w:val="15"/>
          <w:szCs w:val="15"/>
        </w:rPr>
        <w:t>，</w:t>
      </w:r>
      <w:r>
        <w:rPr>
          <w:rFonts w:hint="eastAsia"/>
          <w:sz w:val="15"/>
          <w:szCs w:val="15"/>
        </w:rPr>
        <w:t>作者，书名，版本</w:t>
      </w:r>
      <w:r>
        <w:rPr>
          <w:rFonts w:cs="Times New Roman"/>
          <w:sz w:val="15"/>
          <w:szCs w:val="15"/>
        </w:rPr>
        <w:t>(</w:t>
      </w:r>
      <w:r>
        <w:rPr>
          <w:rFonts w:hint="eastAsia"/>
          <w:sz w:val="15"/>
          <w:szCs w:val="15"/>
        </w:rPr>
        <w:t>第１版不标注</w:t>
      </w:r>
      <w:r>
        <w:rPr>
          <w:rFonts w:cs="Times New Roman"/>
          <w:sz w:val="15"/>
          <w:szCs w:val="15"/>
        </w:rPr>
        <w:t>)</w:t>
      </w:r>
      <w:r>
        <w:rPr>
          <w:rFonts w:hint="eastAsia"/>
          <w:sz w:val="15"/>
          <w:szCs w:val="15"/>
        </w:rPr>
        <w:t>，出版地，出版者，出版年，起止页码</w:t>
      </w:r>
      <w:r w:rsidR="00E0710A">
        <w:rPr>
          <w:rFonts w:hAnsi="宋体" w:hint="eastAsia"/>
        </w:rPr>
        <w:t>.</w:t>
      </w:r>
    </w:p>
    <w:p w14:paraId="1B54112B" w14:textId="76F393E6" w:rsidR="00873A2D" w:rsidRPr="003C042A" w:rsidRDefault="00232765" w:rsidP="00232765">
      <w:pPr>
        <w:pStyle w:val="af9"/>
        <w:ind w:leftChars="316" w:left="814" w:firstLineChars="0" w:firstLine="0"/>
        <w:rPr>
          <w:rFonts w:ascii="宋体" w:hAnsi="宋体" w:hint="eastAsia"/>
        </w:rPr>
      </w:pPr>
      <w:r>
        <w:rPr>
          <w:rFonts w:ascii="宋体" w:hAnsi="宋体" w:hint="eastAsia"/>
        </w:rPr>
        <w:t>学位</w:t>
      </w:r>
      <w:r w:rsidR="00873A2D" w:rsidRPr="003C042A">
        <w:rPr>
          <w:rFonts w:ascii="宋体" w:hAnsi="宋体" w:hint="eastAsia"/>
        </w:rPr>
        <w:t>论文</w:t>
      </w:r>
      <w:r>
        <w:rPr>
          <w:rFonts w:ascii="宋体" w:hAnsi="宋体" w:hint="eastAsia"/>
        </w:rPr>
        <w:t>：</w:t>
      </w:r>
      <w:r w:rsidR="00873A2D" w:rsidRPr="003C042A">
        <w:rPr>
          <w:rFonts w:ascii="宋体" w:hAnsi="宋体" w:hint="eastAsia"/>
        </w:rPr>
        <w:t>序号</w:t>
      </w:r>
      <w:r w:rsidR="0091073F">
        <w:rPr>
          <w:rFonts w:hint="eastAsia"/>
          <w:sz w:val="15"/>
          <w:szCs w:val="15"/>
        </w:rPr>
        <w:t>，</w:t>
      </w:r>
      <w:r w:rsidR="00873A2D" w:rsidRPr="003C042A">
        <w:rPr>
          <w:rFonts w:ascii="宋体" w:hAnsi="宋体" w:hint="eastAsia"/>
        </w:rPr>
        <w:t>作者</w:t>
      </w:r>
      <w:r w:rsidR="00873A2D" w:rsidRPr="003C042A">
        <w:rPr>
          <w:rFonts w:ascii="宋体" w:hAnsi="宋体"/>
        </w:rPr>
        <w:t>.</w:t>
      </w:r>
      <w:r w:rsidR="00873A2D" w:rsidRPr="003C042A">
        <w:rPr>
          <w:rFonts w:ascii="宋体" w:hAnsi="宋体" w:hint="eastAsia"/>
        </w:rPr>
        <w:t>题名：</w:t>
      </w:r>
      <w:r w:rsidR="00873A2D" w:rsidRPr="003C042A">
        <w:rPr>
          <w:rFonts w:ascii="宋体" w:hAnsi="宋体"/>
        </w:rPr>
        <w:t>[</w:t>
      </w:r>
      <w:r w:rsidR="0077237D">
        <w:rPr>
          <w:rFonts w:ascii="宋体" w:hAnsi="宋体" w:hint="eastAsia"/>
        </w:rPr>
        <w:t>学位</w:t>
      </w:r>
      <w:r w:rsidR="00873A2D" w:rsidRPr="003C042A">
        <w:rPr>
          <w:rFonts w:ascii="宋体" w:hAnsi="宋体" w:hint="eastAsia"/>
        </w:rPr>
        <w:t>论文</w:t>
      </w:r>
      <w:r w:rsidR="00873A2D" w:rsidRPr="003C042A">
        <w:rPr>
          <w:rFonts w:ascii="宋体" w:hAnsi="宋体"/>
        </w:rPr>
        <w:t>]</w:t>
      </w:r>
      <w:r w:rsidR="00873A2D" w:rsidRPr="003C042A">
        <w:rPr>
          <w:rFonts w:ascii="宋体" w:hAnsi="宋体" w:hint="eastAsia"/>
        </w:rPr>
        <w:t>（英文用</w:t>
      </w:r>
      <w:r w:rsidR="00873A2D" w:rsidRPr="003C042A">
        <w:rPr>
          <w:rFonts w:ascii="宋体" w:hAnsi="宋体"/>
        </w:rPr>
        <w:t>[Dissertation]</w:t>
      </w:r>
      <w:r w:rsidR="00873A2D" w:rsidRPr="003C042A">
        <w:rPr>
          <w:rFonts w:ascii="宋体" w:hAnsi="宋体" w:hint="eastAsia"/>
        </w:rPr>
        <w:t>）</w:t>
      </w:r>
      <w:r w:rsidR="00873A2D" w:rsidRPr="003C042A">
        <w:rPr>
          <w:rFonts w:ascii="宋体" w:hAnsi="宋体"/>
        </w:rPr>
        <w:t>.</w:t>
      </w:r>
      <w:r w:rsidR="00873A2D" w:rsidRPr="003C042A">
        <w:rPr>
          <w:rFonts w:ascii="宋体" w:hAnsi="宋体" w:hint="eastAsia"/>
        </w:rPr>
        <w:t>保存地点：保存单位，年份，起止页码</w:t>
      </w:r>
      <w:r w:rsidR="00E0710A">
        <w:rPr>
          <w:rFonts w:ascii="宋体" w:hAnsi="宋体" w:hint="eastAsia"/>
        </w:rPr>
        <w:t>.</w:t>
      </w:r>
    </w:p>
    <w:p w14:paraId="032358D8" w14:textId="77777777" w:rsidR="00022E4C" w:rsidRPr="00873A2D" w:rsidRDefault="00022E4C" w:rsidP="00022E4C">
      <w:pPr>
        <w:pStyle w:val="af5"/>
        <w:ind w:leftChars="316" w:left="814" w:firstLine="515"/>
        <w:rPr>
          <w:rFonts w:asciiTheme="minorEastAsia" w:eastAsiaTheme="minorEastAsia" w:hAnsiTheme="minorEastAsia" w:hint="eastAsia"/>
        </w:rPr>
      </w:pPr>
    </w:p>
    <w:p w14:paraId="7E140F1C" w14:textId="133D3F59" w:rsidR="00022E4C" w:rsidRPr="008B7ED2" w:rsidRDefault="00022E4C" w:rsidP="00022E4C">
      <w:pPr>
        <w:pStyle w:val="af5"/>
        <w:ind w:leftChars="316" w:left="814" w:firstLine="515"/>
        <w:rPr>
          <w:rFonts w:asciiTheme="minorEastAsia" w:eastAsiaTheme="minorEastAsia" w:hAnsiTheme="minorEastAsia" w:hint="eastAsia"/>
          <w:color w:val="FF0000"/>
        </w:rPr>
      </w:pPr>
      <w:r w:rsidRPr="006A6C1F">
        <w:rPr>
          <w:rFonts w:asciiTheme="minorEastAsia" w:eastAsiaTheme="minorEastAsia" w:hAnsiTheme="minorEastAsia" w:hint="eastAsia"/>
        </w:rPr>
        <w:t>参考文献</w:t>
      </w:r>
      <w:r w:rsidRPr="006A6C1F">
        <w:rPr>
          <w:rFonts w:asciiTheme="minorEastAsia" w:eastAsiaTheme="minorEastAsia" w:hAnsiTheme="minorEastAsia"/>
        </w:rPr>
        <w:t>内容用</w:t>
      </w:r>
      <w:r w:rsidRPr="006A6C1F">
        <w:rPr>
          <w:rFonts w:asciiTheme="minorEastAsia" w:eastAsiaTheme="minorEastAsia" w:hAnsiTheme="minorEastAsia" w:hint="eastAsia"/>
        </w:rPr>
        <w:t>宋体</w:t>
      </w:r>
      <w:r w:rsidRPr="006A6C1F">
        <w:rPr>
          <w:rFonts w:asciiTheme="minorEastAsia" w:eastAsiaTheme="minorEastAsia" w:hAnsiTheme="minorEastAsia"/>
        </w:rPr>
        <w:t>小</w:t>
      </w:r>
      <w:r w:rsidRPr="006A6C1F">
        <w:rPr>
          <w:rFonts w:asciiTheme="minorEastAsia" w:eastAsiaTheme="minorEastAsia" w:hAnsiTheme="minorEastAsia" w:hint="eastAsia"/>
        </w:rPr>
        <w:t>四</w:t>
      </w:r>
      <w:r w:rsidRPr="006A6C1F">
        <w:rPr>
          <w:rFonts w:asciiTheme="minorEastAsia" w:eastAsiaTheme="minorEastAsia" w:hAnsiTheme="minorEastAsia"/>
        </w:rPr>
        <w:t>号字</w:t>
      </w:r>
      <w:r w:rsidRPr="006A6C1F">
        <w:rPr>
          <w:rFonts w:asciiTheme="minorEastAsia" w:eastAsiaTheme="minorEastAsia" w:hAnsiTheme="minorEastAsia" w:hint="eastAsia"/>
        </w:rPr>
        <w:t>，</w:t>
      </w:r>
      <w:r w:rsidR="006E53F8" w:rsidRPr="00CD1D55">
        <w:rPr>
          <w:rFonts w:hint="eastAsia"/>
          <w:color w:val="000000"/>
          <w:shd w:val="clear" w:color="auto" w:fill="FFFFFF"/>
        </w:rPr>
        <w:t>中文用小四号宋体，数字和英文使用小四号</w:t>
      </w:r>
      <w:bookmarkStart w:id="61" w:name="_Hlk180765073"/>
      <w:r w:rsidR="006E53F8" w:rsidRPr="00CD1D55">
        <w:rPr>
          <w:rFonts w:hint="eastAsia"/>
          <w:color w:val="000000"/>
          <w:shd w:val="clear" w:color="auto" w:fill="FFFFFF"/>
        </w:rPr>
        <w:t xml:space="preserve">Times </w:t>
      </w:r>
      <w:r w:rsidR="006E53F8">
        <w:rPr>
          <w:color w:val="000000"/>
          <w:shd w:val="clear" w:color="auto" w:fill="FFFFFF"/>
        </w:rPr>
        <w:t>N</w:t>
      </w:r>
      <w:r w:rsidR="006E53F8" w:rsidRPr="00CD1D55">
        <w:rPr>
          <w:rFonts w:hint="eastAsia"/>
          <w:color w:val="000000"/>
          <w:shd w:val="clear" w:color="auto" w:fill="FFFFFF"/>
        </w:rPr>
        <w:t xml:space="preserve">ew </w:t>
      </w:r>
      <w:r w:rsidR="006E53F8">
        <w:rPr>
          <w:color w:val="000000"/>
          <w:shd w:val="clear" w:color="auto" w:fill="FFFFFF"/>
        </w:rPr>
        <w:t>R</w:t>
      </w:r>
      <w:r w:rsidR="006E53F8" w:rsidRPr="00CD1D55">
        <w:rPr>
          <w:rFonts w:hint="eastAsia"/>
          <w:color w:val="000000"/>
          <w:shd w:val="clear" w:color="auto" w:fill="FFFFFF"/>
        </w:rPr>
        <w:t>oman</w:t>
      </w:r>
      <w:bookmarkEnd w:id="61"/>
      <w:r w:rsidR="006E53F8" w:rsidRPr="00CD1D55">
        <w:rPr>
          <w:rFonts w:hint="eastAsia"/>
          <w:color w:val="000000"/>
          <w:shd w:val="clear" w:color="auto" w:fill="FFFFFF"/>
        </w:rPr>
        <w:t>。</w:t>
      </w:r>
      <w:r w:rsidRPr="006A6C1F">
        <w:rPr>
          <w:rFonts w:asciiTheme="minorEastAsia" w:eastAsiaTheme="minorEastAsia" w:hAnsiTheme="minorEastAsia" w:hint="eastAsia"/>
        </w:rPr>
        <w:t>末尾以小圆点结束。</w:t>
      </w:r>
    </w:p>
    <w:p w14:paraId="7D70A756" w14:textId="77777777" w:rsidR="00022E4C" w:rsidRPr="00022E4C" w:rsidRDefault="00022E4C">
      <w:pPr>
        <w:pStyle w:val="af5"/>
        <w:ind w:leftChars="316" w:left="814" w:firstLine="515"/>
      </w:pPr>
    </w:p>
  </w:comment>
  <w:comment w:id="66" w:author="Admin" w:date="2024-10-15T09:26:00Z" w:initials="A">
    <w:p w14:paraId="65D0939D" w14:textId="77777777" w:rsidR="008E5823" w:rsidRPr="008E5823" w:rsidRDefault="008E5823" w:rsidP="008E5823">
      <w:pPr>
        <w:pStyle w:val="af5"/>
        <w:ind w:firstLine="455"/>
      </w:pPr>
      <w:r>
        <w:rPr>
          <w:rStyle w:val="af4"/>
        </w:rPr>
        <w:annotationRef/>
      </w:r>
      <w:r>
        <w:rPr>
          <w:rFonts w:hint="eastAsia"/>
        </w:rPr>
        <w:t>致谢两字之间空两格，黑体，三号，居中。</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48C3D" w15:done="0"/>
  <w15:commentEx w15:paraId="3602E36E" w15:done="0"/>
  <w15:commentEx w15:paraId="35FF09A3" w15:done="0"/>
  <w15:commentEx w15:paraId="142187C9" w15:done="0"/>
  <w15:commentEx w15:paraId="1F56461A" w15:done="0"/>
  <w15:commentEx w15:paraId="696E5BCE" w15:done="0"/>
  <w15:commentEx w15:paraId="49C4E8A5" w15:done="0"/>
  <w15:commentEx w15:paraId="221DD09E" w15:done="0"/>
  <w15:commentEx w15:paraId="5DC52332" w15:done="0"/>
  <w15:commentEx w15:paraId="6EE4184B" w15:done="0"/>
  <w15:commentEx w15:paraId="66D25C40" w15:done="0"/>
  <w15:commentEx w15:paraId="75A31B0C" w15:done="0"/>
  <w15:commentEx w15:paraId="31A2DB4B" w15:done="0"/>
  <w15:commentEx w15:paraId="1F9C4D9B" w15:done="0"/>
  <w15:commentEx w15:paraId="4A59FDC9" w15:done="0"/>
  <w15:commentEx w15:paraId="7969F6FC" w15:done="0"/>
  <w15:commentEx w15:paraId="1E6AF3C7" w15:done="0"/>
  <w15:commentEx w15:paraId="0816DE28" w15:done="0"/>
  <w15:commentEx w15:paraId="293B4853" w15:done="0"/>
  <w15:commentEx w15:paraId="0F4F523B" w15:done="0"/>
  <w15:commentEx w15:paraId="71125D60" w15:done="0"/>
  <w15:commentEx w15:paraId="0D035A58" w15:done="0"/>
  <w15:commentEx w15:paraId="3A9C32EF" w15:done="0"/>
  <w15:commentEx w15:paraId="7D70A756" w15:done="0"/>
  <w15:commentEx w15:paraId="65D093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6409D" w16cex:dateUtc="2024-10-25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48C3D" w16cid:durableId="2ABB45CE"/>
  <w16cid:commentId w16cid:paraId="3602E36E" w16cid:durableId="2ABB45CF"/>
  <w16cid:commentId w16cid:paraId="35FF09A3" w16cid:durableId="2ABB45D0"/>
  <w16cid:commentId w16cid:paraId="142187C9" w16cid:durableId="2ABB45D1"/>
  <w16cid:commentId w16cid:paraId="1F56461A" w16cid:durableId="2ABB45D2"/>
  <w16cid:commentId w16cid:paraId="696E5BCE" w16cid:durableId="2ABB45D4"/>
  <w16cid:commentId w16cid:paraId="49C4E8A5" w16cid:durableId="2ABB45D5"/>
  <w16cid:commentId w16cid:paraId="221DD09E" w16cid:durableId="2ABB45D6"/>
  <w16cid:commentId w16cid:paraId="5DC52332" w16cid:durableId="2ABB45D7"/>
  <w16cid:commentId w16cid:paraId="6EE4184B" w16cid:durableId="2ABB45D8"/>
  <w16cid:commentId w16cid:paraId="66D25C40" w16cid:durableId="2ABB45D9"/>
  <w16cid:commentId w16cid:paraId="75A31B0C" w16cid:durableId="2ABB45DA"/>
  <w16cid:commentId w16cid:paraId="31A2DB4B" w16cid:durableId="2ABB45DD"/>
  <w16cid:commentId w16cid:paraId="1F9C4D9B" w16cid:durableId="2ABB45DE"/>
  <w16cid:commentId w16cid:paraId="4A59FDC9" w16cid:durableId="2ABB45DF"/>
  <w16cid:commentId w16cid:paraId="7969F6FC" w16cid:durableId="2ABB45E0"/>
  <w16cid:commentId w16cid:paraId="1E6AF3C7" w16cid:durableId="2ABB45E1"/>
  <w16cid:commentId w16cid:paraId="0816DE28" w16cid:durableId="2ABB45E2"/>
  <w16cid:commentId w16cid:paraId="293B4853" w16cid:durableId="2ABB45E3"/>
  <w16cid:commentId w16cid:paraId="0F4F523B" w16cid:durableId="2ABB45E5"/>
  <w16cid:commentId w16cid:paraId="71125D60" w16cid:durableId="2ABB45E6"/>
  <w16cid:commentId w16cid:paraId="0D035A58" w16cid:durableId="2AC6409D"/>
  <w16cid:commentId w16cid:paraId="3A9C32EF" w16cid:durableId="2ABB45E7"/>
  <w16cid:commentId w16cid:paraId="7D70A756" w16cid:durableId="2ABB45E8"/>
  <w16cid:commentId w16cid:paraId="65D0939D" w16cid:durableId="2ABB45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53FC7" w14:textId="77777777" w:rsidR="00625C05" w:rsidRDefault="00625C05">
      <w:pPr>
        <w:ind w:firstLine="480"/>
      </w:pPr>
      <w:r>
        <w:separator/>
      </w:r>
    </w:p>
  </w:endnote>
  <w:endnote w:type="continuationSeparator" w:id="0">
    <w:p w14:paraId="1E41A83B" w14:textId="77777777" w:rsidR="00625C05" w:rsidRDefault="00625C0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705274"/>
      <w:docPartObj>
        <w:docPartGallery w:val="Page Numbers (Bottom of Page)"/>
        <w:docPartUnique/>
      </w:docPartObj>
    </w:sdtPr>
    <w:sdtContent>
      <w:p w14:paraId="68D90CA8" w14:textId="6BB98415" w:rsidR="00505C74" w:rsidRDefault="007C57B1" w:rsidP="00426CB7">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7764" w14:textId="77777777" w:rsidR="00505C74" w:rsidRDefault="00505C74">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408D" w14:textId="77777777" w:rsidR="00505C74" w:rsidRDefault="00505C74">
    <w:pPr>
      <w:pStyle w:val="a7"/>
      <w:ind w:firstLine="360"/>
    </w:pPr>
    <w:r>
      <w:rPr>
        <w:noProof/>
      </w:rPr>
      <mc:AlternateContent>
        <mc:Choice Requires="wps">
          <w:drawing>
            <wp:anchor distT="0" distB="0" distL="114300" distR="114300" simplePos="0" relativeHeight="251658752" behindDoc="0" locked="0" layoutInCell="1" allowOverlap="1" wp14:anchorId="150591A7" wp14:editId="11B16FEA">
              <wp:simplePos x="0" y="0"/>
              <wp:positionH relativeFrom="margin">
                <wp:posOffset>2680970</wp:posOffset>
              </wp:positionH>
              <wp:positionV relativeFrom="paragraph">
                <wp:posOffset>8255</wp:posOffset>
              </wp:positionV>
              <wp:extent cx="343535" cy="131445"/>
              <wp:effectExtent l="0" t="0" r="9525" b="12065"/>
              <wp:wrapNone/>
              <wp:docPr id="56" name="文本框 1026"/>
              <wp:cNvGraphicFramePr/>
              <a:graphic xmlns:a="http://schemas.openxmlformats.org/drawingml/2006/main">
                <a:graphicData uri="http://schemas.microsoft.com/office/word/2010/wordprocessingShape">
                  <wps:wsp>
                    <wps:cNvSpPr txBox="1"/>
                    <wps:spPr>
                      <a:xfrm>
                        <a:off x="0" y="0"/>
                        <a:ext cx="343535" cy="131445"/>
                      </a:xfrm>
                      <a:prstGeom prst="rect">
                        <a:avLst/>
                      </a:prstGeom>
                      <a:noFill/>
                      <a:ln w="9525">
                        <a:noFill/>
                      </a:ln>
                    </wps:spPr>
                    <wps:txbx>
                      <w:txbxContent>
                        <w:p w14:paraId="5F1F18FB" w14:textId="77777777" w:rsidR="00505C74" w:rsidRDefault="00505C74">
                          <w:pPr>
                            <w:snapToGrid w:val="0"/>
                            <w:ind w:firstLine="360"/>
                            <w:rPr>
                              <w:sz w:val="18"/>
                            </w:rPr>
                          </w:pPr>
                        </w:p>
                      </w:txbxContent>
                    </wps:txbx>
                    <wps:bodyPr wrap="none" lIns="0" tIns="0" rIns="0" bIns="0" upright="1">
                      <a:spAutoFit/>
                    </wps:bodyPr>
                  </wps:wsp>
                </a:graphicData>
              </a:graphic>
            </wp:anchor>
          </w:drawing>
        </mc:Choice>
        <mc:Fallback>
          <w:pict>
            <v:shapetype w14:anchorId="150591A7" id="_x0000_t202" coordsize="21600,21600" o:spt="202" path="m,l,21600r21600,l21600,xe">
              <v:stroke joinstyle="miter"/>
              <v:path gradientshapeok="t" o:connecttype="rect"/>
            </v:shapetype>
            <v:shape id="文本框 1026" o:spid="_x0000_s1026" type="#_x0000_t202" style="position:absolute;left:0;text-align:left;margin-left:211.1pt;margin-top:.65pt;width:27.05pt;height:10.35pt;z-index:2516587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" filled="f" stroked="f">
              <v:textbox style="mso-fit-shape-to-text:t" inset="0,0,0,0">
                <w:txbxContent>
                  <w:p w14:paraId="5F1F18FB" w14:textId="77777777" w:rsidR="00505C74" w:rsidRDefault="00505C74">
                    <w:pPr>
                      <w:snapToGrid w:val="0"/>
                      <w:ind w:firstLine="360"/>
                      <w:rPr>
                        <w:sz w:val="18"/>
                      </w:rPr>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557293"/>
      <w:docPartObj>
        <w:docPartGallery w:val="Page Numbers (Bottom of Page)"/>
        <w:docPartUnique/>
      </w:docPartObj>
    </w:sdtPr>
    <w:sdtContent>
      <w:p w14:paraId="0D7F40F7" w14:textId="544CE818" w:rsidR="001A177F" w:rsidRDefault="007C57B1" w:rsidP="00426CB7">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902877"/>
      <w:docPartObj>
        <w:docPartGallery w:val="Page Numbers (Bottom of Page)"/>
        <w:docPartUnique/>
      </w:docPartObj>
    </w:sdtPr>
    <w:sdtContent>
      <w:p w14:paraId="26DF4558" w14:textId="7DCF1CB2" w:rsidR="00505C74" w:rsidRDefault="007C57B1" w:rsidP="00426CB7">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02EFC" w14:textId="77777777" w:rsidR="00625C05" w:rsidRDefault="00625C05">
      <w:pPr>
        <w:ind w:firstLine="480"/>
      </w:pPr>
      <w:r>
        <w:separator/>
      </w:r>
    </w:p>
  </w:footnote>
  <w:footnote w:type="continuationSeparator" w:id="0">
    <w:p w14:paraId="69F544B1" w14:textId="77777777" w:rsidR="00625C05" w:rsidRDefault="00625C0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AB2C" w14:textId="77777777" w:rsidR="00505C74" w:rsidRDefault="00787C67" w:rsidP="00787C67">
    <w:pPr>
      <w:pStyle w:val="a9"/>
      <w:ind w:firstLine="360"/>
    </w:pPr>
    <w:bookmarkStart w:id="5" w:name="_Hlk183502058"/>
    <w:bookmarkStart w:id="6" w:name="_Hlk183502059"/>
    <w:r w:rsidRPr="00787C67">
      <w:rPr>
        <w:rFonts w:hint="eastAsia"/>
      </w:rPr>
      <w:t>螺旋进气微米颗粒分离器设计</w:t>
    </w:r>
    <w:bookmarkEnd w:id="5"/>
    <w:bookmarkEnd w:id="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46B8E" w14:textId="77777777" w:rsidR="00505C74" w:rsidRDefault="00505C74">
    <w:pPr>
      <w:pStyle w:val="a9"/>
      <w:pBdr>
        <w:bottom w:val="single" w:sz="4" w:space="0" w:color="auto"/>
      </w:pBdr>
      <w:tabs>
        <w:tab w:val="center" w:pos="4311"/>
        <w:tab w:val="left" w:pos="7793"/>
      </w:tabs>
      <w:ind w:firstLine="420"/>
      <w:rPr>
        <w:sz w:val="21"/>
        <w:szCs w:val="21"/>
      </w:rPr>
    </w:pPr>
    <w:r>
      <w:rPr>
        <w:rFonts w:ascii="隶书" w:eastAsia="隶书" w:hint="eastAsia"/>
        <w:sz w:val="21"/>
        <w:szCs w:val="21"/>
      </w:rPr>
      <w:t>河南科技大学毕业设计（</w:t>
    </w:r>
    <w:r>
      <w:rPr>
        <w:rFonts w:ascii="隶书" w:eastAsia="隶书" w:hint="eastAsia"/>
        <w:sz w:val="21"/>
        <w:szCs w:val="21"/>
      </w:rPr>
      <w:t>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3307" w14:textId="77777777" w:rsidR="00505C74" w:rsidRDefault="00505C74">
    <w:pPr>
      <w:pStyle w:val="a9"/>
      <w:pBdr>
        <w:bottom w:val="none" w:sz="0" w:space="1"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3292" w14:textId="77777777" w:rsidR="005A6973" w:rsidRDefault="005A6973" w:rsidP="005A6973">
    <w:pPr>
      <w:ind w:firstLine="48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794D" w14:textId="5E36EE22" w:rsidR="00F230BF" w:rsidRPr="00AD26A7" w:rsidRDefault="00AD26A7" w:rsidP="00CA44CA">
    <w:pPr>
      <w:pStyle w:val="a9"/>
      <w:ind w:firstLine="360"/>
    </w:pPr>
    <w:r w:rsidRPr="00AD26A7">
      <w:rPr>
        <w:rFonts w:ascii="宋体" w:hAnsi="宋体" w:hint="eastAsia"/>
      </w:rPr>
      <w:t>河南科技大学毕业设计说明书（论文）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553B0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40995342" o:spid="_x0000_i1025" type="#_x0000_t75" style="width:21.5pt;height:11pt;visibility:visible;mso-wrap-style:square">
            <v:imagedata r:id="rId1" o:title=""/>
          </v:shape>
        </w:pict>
      </mc:Choice>
      <mc:Fallback>
        <w:drawing>
          <wp:inline distT="0" distB="0" distL="0" distR="0" wp14:anchorId="11F0F5F1" wp14:editId="6417EB47">
            <wp:extent cx="273050" cy="139700"/>
            <wp:effectExtent l="0" t="0" r="0" b="0"/>
            <wp:docPr id="2040995342" name="图片 204099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3050" cy="139700"/>
                    </a:xfrm>
                    <a:prstGeom prst="rect">
                      <a:avLst/>
                    </a:prstGeom>
                    <a:noFill/>
                    <a:ln>
                      <a:noFill/>
                    </a:ln>
                  </pic:spPr>
                </pic:pic>
              </a:graphicData>
            </a:graphic>
          </wp:inline>
        </w:drawing>
      </mc:Fallback>
    </mc:AlternateContent>
  </w:numPicBullet>
  <w:abstractNum w:abstractNumId="0" w15:restartNumberingAfterBreak="0">
    <w:nsid w:val="02215676"/>
    <w:multiLevelType w:val="hybridMultilevel"/>
    <w:tmpl w:val="65EA5262"/>
    <w:lvl w:ilvl="0" w:tplc="73782CDA">
      <w:start w:val="1"/>
      <w:numFmt w:val="decimal"/>
      <w:lvlText w:val="（%1）"/>
      <w:lvlJc w:val="left"/>
      <w:pPr>
        <w:ind w:left="1235"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823046"/>
    <w:multiLevelType w:val="hybridMultilevel"/>
    <w:tmpl w:val="19C4CD9E"/>
    <w:lvl w:ilvl="0" w:tplc="CD26BDE2">
      <w:start w:val="1"/>
      <w:numFmt w:val="decimalEnclosedCircle"/>
      <w:lvlText w:val="%1"/>
      <w:lvlJc w:val="left"/>
      <w:pPr>
        <w:ind w:left="875" w:hanging="360"/>
      </w:pPr>
      <w:rPr>
        <w:rFonts w:ascii="楷体" w:eastAsia="楷体" w:hAnsi="楷体"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2" w15:restartNumberingAfterBreak="0">
    <w:nsid w:val="0A7B4592"/>
    <w:multiLevelType w:val="hybridMultilevel"/>
    <w:tmpl w:val="EDEC175E"/>
    <w:lvl w:ilvl="0" w:tplc="BDCA8D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8F6086"/>
    <w:multiLevelType w:val="hybridMultilevel"/>
    <w:tmpl w:val="73306E7C"/>
    <w:lvl w:ilvl="0" w:tplc="F336F3F8">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503854"/>
    <w:multiLevelType w:val="hybridMultilevel"/>
    <w:tmpl w:val="4F4EEC96"/>
    <w:lvl w:ilvl="0" w:tplc="BDCA8D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3303BD0"/>
    <w:multiLevelType w:val="hybridMultilevel"/>
    <w:tmpl w:val="C432661A"/>
    <w:lvl w:ilvl="0" w:tplc="E144AAE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7695CD2"/>
    <w:multiLevelType w:val="hybridMultilevel"/>
    <w:tmpl w:val="F5DA4116"/>
    <w:lvl w:ilvl="0" w:tplc="3896244C">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85F2D01"/>
    <w:multiLevelType w:val="hybridMultilevel"/>
    <w:tmpl w:val="03E842FC"/>
    <w:lvl w:ilvl="0" w:tplc="0CF099A0">
      <w:start w:val="1"/>
      <w:numFmt w:val="decimalEnclosedCircle"/>
      <w:lvlText w:val="%1"/>
      <w:lvlJc w:val="left"/>
      <w:pPr>
        <w:ind w:left="875" w:hanging="36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8" w15:restartNumberingAfterBreak="0">
    <w:nsid w:val="1CAD4C11"/>
    <w:multiLevelType w:val="hybridMultilevel"/>
    <w:tmpl w:val="2B0CD310"/>
    <w:lvl w:ilvl="0" w:tplc="3124C110">
      <w:start w:val="1"/>
      <w:numFmt w:val="decimal"/>
      <w:lvlText w:val="[%1]"/>
      <w:lvlJc w:val="left"/>
      <w:pPr>
        <w:ind w:left="113" w:hanging="113"/>
      </w:pPr>
      <w:rPr>
        <w:rFonts w:hint="eastAsia"/>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9" w15:restartNumberingAfterBreak="0">
    <w:nsid w:val="2B2038EE"/>
    <w:multiLevelType w:val="hybridMultilevel"/>
    <w:tmpl w:val="783E7E5A"/>
    <w:lvl w:ilvl="0" w:tplc="BDCA8D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C600F23"/>
    <w:multiLevelType w:val="hybridMultilevel"/>
    <w:tmpl w:val="D5D606F2"/>
    <w:lvl w:ilvl="0" w:tplc="BDCA8DC2">
      <w:start w:val="1"/>
      <w:numFmt w:val="decimal"/>
      <w:lvlText w:val="[%1]"/>
      <w:lvlJc w:val="left"/>
      <w:pPr>
        <w:ind w:left="840" w:hanging="420"/>
      </w:pPr>
      <w:rPr>
        <w:rFonts w:hint="eastAsia"/>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E1B0EB9"/>
    <w:multiLevelType w:val="hybridMultilevel"/>
    <w:tmpl w:val="C3C2A238"/>
    <w:lvl w:ilvl="0" w:tplc="89BA17BC">
      <w:start w:val="1"/>
      <w:numFmt w:val="decimal"/>
      <w:suff w:val="space"/>
      <w:lvlText w:val="[%1]"/>
      <w:lvlJc w:val="left"/>
      <w:pPr>
        <w:ind w:left="420" w:hanging="420"/>
      </w:pPr>
      <w:rPr>
        <w:rFonts w:hint="eastAsia"/>
      </w:rPr>
    </w:lvl>
    <w:lvl w:ilvl="1" w:tplc="968E60B4">
      <w:start w:val="1"/>
      <w:numFmt w:val="upperLetter"/>
      <w:lvlText w:val="%2."/>
      <w:lvlJc w:val="left"/>
      <w:pPr>
        <w:ind w:left="780" w:hanging="360"/>
      </w:pPr>
      <w:rPr>
        <w:rFonts w:cs="Times New Roman" w:hint="default"/>
        <w:color w:val="0A0A0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0AC00BD"/>
    <w:multiLevelType w:val="hybridMultilevel"/>
    <w:tmpl w:val="08ACFB04"/>
    <w:lvl w:ilvl="0" w:tplc="BDCA8DC2">
      <w:start w:val="1"/>
      <w:numFmt w:val="decimal"/>
      <w:lvlText w:val="[%1]"/>
      <w:lvlJc w:val="left"/>
      <w:pPr>
        <w:ind w:left="935" w:hanging="420"/>
      </w:pPr>
      <w:rPr>
        <w:rFonts w:hint="eastAsia"/>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13" w15:restartNumberingAfterBreak="0">
    <w:nsid w:val="32D851F5"/>
    <w:multiLevelType w:val="hybridMultilevel"/>
    <w:tmpl w:val="B14C397C"/>
    <w:lvl w:ilvl="0" w:tplc="73782CDA">
      <w:start w:val="1"/>
      <w:numFmt w:val="decimal"/>
      <w:lvlText w:val="（%1）"/>
      <w:lvlJc w:val="left"/>
      <w:pPr>
        <w:ind w:left="1750" w:hanging="720"/>
      </w:pPr>
      <w:rPr>
        <w:rFonts w:hint="default"/>
      </w:rPr>
    </w:lvl>
    <w:lvl w:ilvl="1" w:tplc="04090019">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14" w15:restartNumberingAfterBreak="0">
    <w:nsid w:val="34044446"/>
    <w:multiLevelType w:val="hybridMultilevel"/>
    <w:tmpl w:val="2828D550"/>
    <w:lvl w:ilvl="0" w:tplc="F8961B3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6D12D50"/>
    <w:multiLevelType w:val="hybridMultilevel"/>
    <w:tmpl w:val="D92CE6EC"/>
    <w:lvl w:ilvl="0" w:tplc="BDCA8DC2">
      <w:start w:val="1"/>
      <w:numFmt w:val="decimal"/>
      <w:lvlText w:val="[%1]"/>
      <w:lvlJc w:val="left"/>
      <w:pPr>
        <w:ind w:left="420" w:hanging="420"/>
      </w:pPr>
      <w:rPr>
        <w:rFonts w:hint="eastAsia"/>
      </w:rPr>
    </w:lvl>
    <w:lvl w:ilvl="1" w:tplc="AB66D3F2">
      <w:start w:val="1"/>
      <w:numFmt w:val="upperLetter"/>
      <w:lvlText w:val="%2."/>
      <w:lvlJc w:val="left"/>
      <w:pPr>
        <w:ind w:left="780" w:hanging="360"/>
      </w:pPr>
      <w:rPr>
        <w:rFonts w:cs="Times New Roman" w:hint="default"/>
        <w:color w:val="0A0A0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9204D64"/>
    <w:multiLevelType w:val="hybridMultilevel"/>
    <w:tmpl w:val="8E2CC10C"/>
    <w:lvl w:ilvl="0" w:tplc="1A5A35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97E3DB9"/>
    <w:multiLevelType w:val="hybridMultilevel"/>
    <w:tmpl w:val="6E44826A"/>
    <w:lvl w:ilvl="0" w:tplc="784EA2D0">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6949CC"/>
    <w:multiLevelType w:val="hybridMultilevel"/>
    <w:tmpl w:val="C44C0B84"/>
    <w:lvl w:ilvl="0" w:tplc="BDCA8D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DA0369F"/>
    <w:multiLevelType w:val="hybridMultilevel"/>
    <w:tmpl w:val="C040FF10"/>
    <w:lvl w:ilvl="0" w:tplc="21AACAC6">
      <w:start w:val="1"/>
      <w:numFmt w:val="decimal"/>
      <w:lvlText w:val="（%1）"/>
      <w:lvlJc w:val="left"/>
      <w:pPr>
        <w:ind w:left="1235" w:hanging="72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20" w15:restartNumberingAfterBreak="0">
    <w:nsid w:val="502E28B6"/>
    <w:multiLevelType w:val="hybridMultilevel"/>
    <w:tmpl w:val="E39A2280"/>
    <w:lvl w:ilvl="0" w:tplc="BDCA8D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515543C"/>
    <w:multiLevelType w:val="hybridMultilevel"/>
    <w:tmpl w:val="8FC4C924"/>
    <w:lvl w:ilvl="0" w:tplc="BDCA8D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7FA4B5E"/>
    <w:multiLevelType w:val="hybridMultilevel"/>
    <w:tmpl w:val="C7988CBE"/>
    <w:lvl w:ilvl="0" w:tplc="C15EC930">
      <w:start w:val="1"/>
      <w:numFmt w:val="decimal"/>
      <w:lvlText w:val="（%1）"/>
      <w:lvlJc w:val="left"/>
      <w:pPr>
        <w:ind w:left="1004" w:hanging="720"/>
      </w:pPr>
      <w:rPr>
        <w:rFonts w:hint="default"/>
        <w:lang w:val="en-US"/>
      </w:rPr>
    </w:lvl>
    <w:lvl w:ilvl="1" w:tplc="04090019" w:tentative="1">
      <w:start w:val="1"/>
      <w:numFmt w:val="lowerLetter"/>
      <w:lvlText w:val="%2)"/>
      <w:lvlJc w:val="left"/>
      <w:pPr>
        <w:ind w:left="929" w:hanging="420"/>
      </w:pPr>
    </w:lvl>
    <w:lvl w:ilvl="2" w:tplc="0409001B" w:tentative="1">
      <w:start w:val="1"/>
      <w:numFmt w:val="lowerRoman"/>
      <w:lvlText w:val="%3."/>
      <w:lvlJc w:val="right"/>
      <w:pPr>
        <w:ind w:left="1349" w:hanging="420"/>
      </w:pPr>
    </w:lvl>
    <w:lvl w:ilvl="3" w:tplc="0409000F" w:tentative="1">
      <w:start w:val="1"/>
      <w:numFmt w:val="decimal"/>
      <w:lvlText w:val="%4."/>
      <w:lvlJc w:val="left"/>
      <w:pPr>
        <w:ind w:left="1769" w:hanging="420"/>
      </w:pPr>
    </w:lvl>
    <w:lvl w:ilvl="4" w:tplc="04090019" w:tentative="1">
      <w:start w:val="1"/>
      <w:numFmt w:val="lowerLetter"/>
      <w:lvlText w:val="%5)"/>
      <w:lvlJc w:val="left"/>
      <w:pPr>
        <w:ind w:left="2189" w:hanging="420"/>
      </w:pPr>
    </w:lvl>
    <w:lvl w:ilvl="5" w:tplc="0409001B" w:tentative="1">
      <w:start w:val="1"/>
      <w:numFmt w:val="lowerRoman"/>
      <w:lvlText w:val="%6."/>
      <w:lvlJc w:val="right"/>
      <w:pPr>
        <w:ind w:left="2609" w:hanging="420"/>
      </w:pPr>
    </w:lvl>
    <w:lvl w:ilvl="6" w:tplc="0409000F" w:tentative="1">
      <w:start w:val="1"/>
      <w:numFmt w:val="decimal"/>
      <w:lvlText w:val="%7."/>
      <w:lvlJc w:val="left"/>
      <w:pPr>
        <w:ind w:left="3029" w:hanging="420"/>
      </w:pPr>
    </w:lvl>
    <w:lvl w:ilvl="7" w:tplc="04090019" w:tentative="1">
      <w:start w:val="1"/>
      <w:numFmt w:val="lowerLetter"/>
      <w:lvlText w:val="%8)"/>
      <w:lvlJc w:val="left"/>
      <w:pPr>
        <w:ind w:left="3449" w:hanging="420"/>
      </w:pPr>
    </w:lvl>
    <w:lvl w:ilvl="8" w:tplc="0409001B" w:tentative="1">
      <w:start w:val="1"/>
      <w:numFmt w:val="lowerRoman"/>
      <w:lvlText w:val="%9."/>
      <w:lvlJc w:val="right"/>
      <w:pPr>
        <w:ind w:left="3869" w:hanging="420"/>
      </w:pPr>
    </w:lvl>
  </w:abstractNum>
  <w:abstractNum w:abstractNumId="23" w15:restartNumberingAfterBreak="0">
    <w:nsid w:val="6CA83483"/>
    <w:multiLevelType w:val="hybridMultilevel"/>
    <w:tmpl w:val="78DE5D60"/>
    <w:lvl w:ilvl="0" w:tplc="BDCA8DC2">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E5A07FD"/>
    <w:multiLevelType w:val="hybridMultilevel"/>
    <w:tmpl w:val="35962BAA"/>
    <w:lvl w:ilvl="0" w:tplc="73782CDA">
      <w:start w:val="1"/>
      <w:numFmt w:val="decimal"/>
      <w:lvlText w:val="（%1）"/>
      <w:lvlJc w:val="left"/>
      <w:pPr>
        <w:ind w:left="1235" w:hanging="72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num w:numId="1" w16cid:durableId="709846617">
    <w:abstractNumId w:val="1"/>
  </w:num>
  <w:num w:numId="2" w16cid:durableId="283656241">
    <w:abstractNumId w:val="22"/>
  </w:num>
  <w:num w:numId="3" w16cid:durableId="1250230934">
    <w:abstractNumId w:val="19"/>
  </w:num>
  <w:num w:numId="4" w16cid:durableId="1262644178">
    <w:abstractNumId w:val="2"/>
  </w:num>
  <w:num w:numId="5" w16cid:durableId="2060591917">
    <w:abstractNumId w:val="20"/>
  </w:num>
  <w:num w:numId="6" w16cid:durableId="1329795491">
    <w:abstractNumId w:val="9"/>
  </w:num>
  <w:num w:numId="7" w16cid:durableId="902181186">
    <w:abstractNumId w:val="11"/>
  </w:num>
  <w:num w:numId="8" w16cid:durableId="1645544353">
    <w:abstractNumId w:val="21"/>
  </w:num>
  <w:num w:numId="9" w16cid:durableId="265235097">
    <w:abstractNumId w:val="18"/>
  </w:num>
  <w:num w:numId="10" w16cid:durableId="470365088">
    <w:abstractNumId w:val="15"/>
  </w:num>
  <w:num w:numId="11" w16cid:durableId="1161197784">
    <w:abstractNumId w:val="14"/>
  </w:num>
  <w:num w:numId="12" w16cid:durableId="1500390526">
    <w:abstractNumId w:val="11"/>
    <w:lvlOverride w:ilvl="0">
      <w:lvl w:ilvl="0" w:tplc="89BA17BC">
        <w:start w:val="1"/>
        <w:numFmt w:val="decimal"/>
        <w:suff w:val="space"/>
        <w:lvlText w:val="[%1]"/>
        <w:lvlJc w:val="left"/>
        <w:pPr>
          <w:ind w:left="420" w:hanging="420"/>
        </w:pPr>
        <w:rPr>
          <w:rFonts w:hint="eastAsia"/>
        </w:rPr>
      </w:lvl>
    </w:lvlOverride>
    <w:lvlOverride w:ilvl="1">
      <w:lvl w:ilvl="1" w:tplc="968E60B4"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16cid:durableId="1947347413">
    <w:abstractNumId w:val="11"/>
    <w:lvlOverride w:ilvl="0">
      <w:lvl w:ilvl="0" w:tplc="89BA17BC">
        <w:start w:val="1"/>
        <w:numFmt w:val="decimal"/>
        <w:suff w:val="space"/>
        <w:lvlText w:val="[%1]"/>
        <w:lvlJc w:val="left"/>
        <w:pPr>
          <w:ind w:left="420" w:hanging="420"/>
        </w:pPr>
        <w:rPr>
          <w:rFonts w:hint="eastAsia"/>
        </w:rPr>
      </w:lvl>
    </w:lvlOverride>
    <w:lvlOverride w:ilvl="1">
      <w:lvl w:ilvl="1" w:tplc="968E60B4"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16cid:durableId="337385777">
    <w:abstractNumId w:val="11"/>
    <w:lvlOverride w:ilvl="0">
      <w:lvl w:ilvl="0" w:tplc="89BA17BC">
        <w:start w:val="1"/>
        <w:numFmt w:val="decimal"/>
        <w:suff w:val="space"/>
        <w:lvlText w:val="[%1]"/>
        <w:lvlJc w:val="left"/>
        <w:pPr>
          <w:ind w:left="420" w:hanging="420"/>
        </w:pPr>
        <w:rPr>
          <w:rFonts w:hint="eastAsia"/>
        </w:rPr>
      </w:lvl>
    </w:lvlOverride>
    <w:lvlOverride w:ilvl="1">
      <w:lvl w:ilvl="1" w:tplc="968E60B4"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16cid:durableId="4291547">
    <w:abstractNumId w:val="11"/>
    <w:lvlOverride w:ilvl="0">
      <w:lvl w:ilvl="0" w:tplc="89BA17BC">
        <w:start w:val="1"/>
        <w:numFmt w:val="decimal"/>
        <w:suff w:val="space"/>
        <w:lvlText w:val="[%1]"/>
        <w:lvlJc w:val="left"/>
        <w:pPr>
          <w:ind w:left="420" w:hanging="420"/>
        </w:pPr>
        <w:rPr>
          <w:rFonts w:hint="eastAsia"/>
        </w:rPr>
      </w:lvl>
    </w:lvlOverride>
    <w:lvlOverride w:ilvl="1">
      <w:lvl w:ilvl="1" w:tplc="968E60B4"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16cid:durableId="852456852">
    <w:abstractNumId w:val="11"/>
    <w:lvlOverride w:ilvl="0">
      <w:lvl w:ilvl="0" w:tplc="89BA17BC">
        <w:start w:val="1"/>
        <w:numFmt w:val="decimal"/>
        <w:suff w:val="space"/>
        <w:lvlText w:val="[%1]"/>
        <w:lvlJc w:val="left"/>
        <w:pPr>
          <w:ind w:left="420" w:hanging="420"/>
        </w:pPr>
        <w:rPr>
          <w:rFonts w:hint="eastAsia"/>
        </w:rPr>
      </w:lvl>
    </w:lvlOverride>
    <w:lvlOverride w:ilvl="1">
      <w:lvl w:ilvl="1" w:tplc="968E60B4"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7" w16cid:durableId="1411735915">
    <w:abstractNumId w:val="10"/>
  </w:num>
  <w:num w:numId="18" w16cid:durableId="120197623">
    <w:abstractNumId w:val="23"/>
  </w:num>
  <w:num w:numId="19" w16cid:durableId="2036072999">
    <w:abstractNumId w:val="5"/>
  </w:num>
  <w:num w:numId="20" w16cid:durableId="805968395">
    <w:abstractNumId w:val="7"/>
  </w:num>
  <w:num w:numId="21" w16cid:durableId="1973124584">
    <w:abstractNumId w:val="4"/>
  </w:num>
  <w:num w:numId="22" w16cid:durableId="121581399">
    <w:abstractNumId w:val="24"/>
  </w:num>
  <w:num w:numId="23" w16cid:durableId="1763255816">
    <w:abstractNumId w:val="13"/>
  </w:num>
  <w:num w:numId="24" w16cid:durableId="1611006628">
    <w:abstractNumId w:val="0"/>
  </w:num>
  <w:num w:numId="25" w16cid:durableId="704720526">
    <w:abstractNumId w:val="12"/>
  </w:num>
  <w:num w:numId="26" w16cid:durableId="1477533509">
    <w:abstractNumId w:val="11"/>
    <w:lvlOverride w:ilvl="0">
      <w:lvl w:ilvl="0" w:tplc="89BA17BC">
        <w:start w:val="1"/>
        <w:numFmt w:val="decimal"/>
        <w:suff w:val="nothing"/>
        <w:lvlText w:val="[%1]"/>
        <w:lvlJc w:val="left"/>
        <w:pPr>
          <w:ind w:left="420" w:hanging="420"/>
        </w:pPr>
        <w:rPr>
          <w:rFonts w:hint="eastAsia"/>
        </w:rPr>
      </w:lvl>
    </w:lvlOverride>
    <w:lvlOverride w:ilvl="1">
      <w:lvl w:ilvl="1" w:tplc="968E60B4"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16cid:durableId="892930014">
    <w:abstractNumId w:val="11"/>
    <w:lvlOverride w:ilvl="0">
      <w:lvl w:ilvl="0" w:tplc="89BA17BC">
        <w:start w:val="1"/>
        <w:numFmt w:val="decimal"/>
        <w:suff w:val="space"/>
        <w:lvlText w:val="[%1]"/>
        <w:lvlJc w:val="left"/>
        <w:pPr>
          <w:ind w:left="431" w:hanging="431"/>
        </w:pPr>
        <w:rPr>
          <w:rFonts w:hint="eastAsia"/>
        </w:rPr>
      </w:lvl>
    </w:lvlOverride>
    <w:lvlOverride w:ilvl="1">
      <w:lvl w:ilvl="1" w:tplc="968E60B4"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16cid:durableId="2124956521">
    <w:abstractNumId w:val="3"/>
  </w:num>
  <w:num w:numId="29" w16cid:durableId="32115930">
    <w:abstractNumId w:val="8"/>
  </w:num>
  <w:num w:numId="30" w16cid:durableId="73709595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evenAndOddHeaders/>
  <w:drawingGridHorizontalSpacing w:val="129"/>
  <w:drawingGridVerticalSpacing w:val="225"/>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420D"/>
    <w:rsid w:val="000005B1"/>
    <w:rsid w:val="000007B7"/>
    <w:rsid w:val="0000085F"/>
    <w:rsid w:val="00000AD3"/>
    <w:rsid w:val="0000131F"/>
    <w:rsid w:val="00001612"/>
    <w:rsid w:val="000019F4"/>
    <w:rsid w:val="00002725"/>
    <w:rsid w:val="00002AEA"/>
    <w:rsid w:val="00003599"/>
    <w:rsid w:val="00003660"/>
    <w:rsid w:val="00003BFC"/>
    <w:rsid w:val="0000414D"/>
    <w:rsid w:val="000042E1"/>
    <w:rsid w:val="00004BC1"/>
    <w:rsid w:val="00004D14"/>
    <w:rsid w:val="00005058"/>
    <w:rsid w:val="00005363"/>
    <w:rsid w:val="00005685"/>
    <w:rsid w:val="00005C7D"/>
    <w:rsid w:val="00005FB2"/>
    <w:rsid w:val="00006040"/>
    <w:rsid w:val="0000617E"/>
    <w:rsid w:val="00006847"/>
    <w:rsid w:val="000072DD"/>
    <w:rsid w:val="00007485"/>
    <w:rsid w:val="00010044"/>
    <w:rsid w:val="00010910"/>
    <w:rsid w:val="00010B23"/>
    <w:rsid w:val="0001161E"/>
    <w:rsid w:val="000120EC"/>
    <w:rsid w:val="00012B3D"/>
    <w:rsid w:val="00012C2B"/>
    <w:rsid w:val="0001310D"/>
    <w:rsid w:val="0001318C"/>
    <w:rsid w:val="00013307"/>
    <w:rsid w:val="0001360A"/>
    <w:rsid w:val="00013BC6"/>
    <w:rsid w:val="000145A5"/>
    <w:rsid w:val="00014B0B"/>
    <w:rsid w:val="000151E4"/>
    <w:rsid w:val="0001562F"/>
    <w:rsid w:val="00016560"/>
    <w:rsid w:val="00016A21"/>
    <w:rsid w:val="00016DA1"/>
    <w:rsid w:val="0001702F"/>
    <w:rsid w:val="0001712B"/>
    <w:rsid w:val="00017563"/>
    <w:rsid w:val="00017684"/>
    <w:rsid w:val="00017989"/>
    <w:rsid w:val="000200F9"/>
    <w:rsid w:val="0002073F"/>
    <w:rsid w:val="0002075B"/>
    <w:rsid w:val="0002081D"/>
    <w:rsid w:val="00020CF3"/>
    <w:rsid w:val="00020FA4"/>
    <w:rsid w:val="00021307"/>
    <w:rsid w:val="000218C7"/>
    <w:rsid w:val="00021A30"/>
    <w:rsid w:val="00021ED5"/>
    <w:rsid w:val="0002206D"/>
    <w:rsid w:val="00022200"/>
    <w:rsid w:val="0002244A"/>
    <w:rsid w:val="0002296E"/>
    <w:rsid w:val="00022E4C"/>
    <w:rsid w:val="000232A9"/>
    <w:rsid w:val="00023E6F"/>
    <w:rsid w:val="0002431F"/>
    <w:rsid w:val="00024AC0"/>
    <w:rsid w:val="0002578C"/>
    <w:rsid w:val="00025BA3"/>
    <w:rsid w:val="00025D3F"/>
    <w:rsid w:val="0002637E"/>
    <w:rsid w:val="00026561"/>
    <w:rsid w:val="000272A9"/>
    <w:rsid w:val="0002730E"/>
    <w:rsid w:val="00027678"/>
    <w:rsid w:val="00027B5A"/>
    <w:rsid w:val="00030086"/>
    <w:rsid w:val="000304C0"/>
    <w:rsid w:val="00030C6D"/>
    <w:rsid w:val="000314A6"/>
    <w:rsid w:val="00031922"/>
    <w:rsid w:val="00031A6E"/>
    <w:rsid w:val="00031F83"/>
    <w:rsid w:val="000320D8"/>
    <w:rsid w:val="0003210F"/>
    <w:rsid w:val="00032119"/>
    <w:rsid w:val="0003293E"/>
    <w:rsid w:val="00032AC9"/>
    <w:rsid w:val="00032E83"/>
    <w:rsid w:val="00033327"/>
    <w:rsid w:val="00033698"/>
    <w:rsid w:val="00033D7C"/>
    <w:rsid w:val="00034318"/>
    <w:rsid w:val="000344FE"/>
    <w:rsid w:val="00036131"/>
    <w:rsid w:val="0003623F"/>
    <w:rsid w:val="0003636F"/>
    <w:rsid w:val="000367F7"/>
    <w:rsid w:val="000368FD"/>
    <w:rsid w:val="00036AA2"/>
    <w:rsid w:val="000370BF"/>
    <w:rsid w:val="00037210"/>
    <w:rsid w:val="00037A28"/>
    <w:rsid w:val="00037B03"/>
    <w:rsid w:val="00037E6F"/>
    <w:rsid w:val="00037EC7"/>
    <w:rsid w:val="00040054"/>
    <w:rsid w:val="000403A3"/>
    <w:rsid w:val="00040540"/>
    <w:rsid w:val="000414D4"/>
    <w:rsid w:val="0004176B"/>
    <w:rsid w:val="000418F0"/>
    <w:rsid w:val="00041BFA"/>
    <w:rsid w:val="000422B9"/>
    <w:rsid w:val="00042755"/>
    <w:rsid w:val="0004281C"/>
    <w:rsid w:val="0004296C"/>
    <w:rsid w:val="00042B9C"/>
    <w:rsid w:val="000436A9"/>
    <w:rsid w:val="000438C7"/>
    <w:rsid w:val="00043AB9"/>
    <w:rsid w:val="00044189"/>
    <w:rsid w:val="000443B8"/>
    <w:rsid w:val="00044A5D"/>
    <w:rsid w:val="00045525"/>
    <w:rsid w:val="0004556F"/>
    <w:rsid w:val="000456E0"/>
    <w:rsid w:val="00045A2A"/>
    <w:rsid w:val="00045DA5"/>
    <w:rsid w:val="0004618B"/>
    <w:rsid w:val="00046A76"/>
    <w:rsid w:val="00046AC9"/>
    <w:rsid w:val="00046C02"/>
    <w:rsid w:val="000476F2"/>
    <w:rsid w:val="00047C99"/>
    <w:rsid w:val="00047E64"/>
    <w:rsid w:val="00050008"/>
    <w:rsid w:val="00050068"/>
    <w:rsid w:val="000504A9"/>
    <w:rsid w:val="000504D1"/>
    <w:rsid w:val="000505C2"/>
    <w:rsid w:val="00050C3A"/>
    <w:rsid w:val="00050D73"/>
    <w:rsid w:val="00050EA4"/>
    <w:rsid w:val="00051852"/>
    <w:rsid w:val="000518EF"/>
    <w:rsid w:val="00051C61"/>
    <w:rsid w:val="00051D9B"/>
    <w:rsid w:val="0005244B"/>
    <w:rsid w:val="00052A3C"/>
    <w:rsid w:val="00052A91"/>
    <w:rsid w:val="00052C9D"/>
    <w:rsid w:val="00052CCB"/>
    <w:rsid w:val="00052FB1"/>
    <w:rsid w:val="000538FF"/>
    <w:rsid w:val="00053AEB"/>
    <w:rsid w:val="00053E06"/>
    <w:rsid w:val="00053FF7"/>
    <w:rsid w:val="0005400D"/>
    <w:rsid w:val="0005402B"/>
    <w:rsid w:val="00054135"/>
    <w:rsid w:val="000542D9"/>
    <w:rsid w:val="00054505"/>
    <w:rsid w:val="00054561"/>
    <w:rsid w:val="00054694"/>
    <w:rsid w:val="00054C48"/>
    <w:rsid w:val="00054D82"/>
    <w:rsid w:val="00054EA3"/>
    <w:rsid w:val="00054ED4"/>
    <w:rsid w:val="0005502E"/>
    <w:rsid w:val="000550A1"/>
    <w:rsid w:val="000550EE"/>
    <w:rsid w:val="00055313"/>
    <w:rsid w:val="00055BD6"/>
    <w:rsid w:val="000566AC"/>
    <w:rsid w:val="00056CA9"/>
    <w:rsid w:val="000573F6"/>
    <w:rsid w:val="00057432"/>
    <w:rsid w:val="00057A0F"/>
    <w:rsid w:val="00057DB3"/>
    <w:rsid w:val="00057DD8"/>
    <w:rsid w:val="00060153"/>
    <w:rsid w:val="000601C8"/>
    <w:rsid w:val="00060C23"/>
    <w:rsid w:val="00060CE6"/>
    <w:rsid w:val="00060FE7"/>
    <w:rsid w:val="000611C0"/>
    <w:rsid w:val="00061C6B"/>
    <w:rsid w:val="00062385"/>
    <w:rsid w:val="00062620"/>
    <w:rsid w:val="00062AB6"/>
    <w:rsid w:val="00062AD2"/>
    <w:rsid w:val="00062CCF"/>
    <w:rsid w:val="00062FEB"/>
    <w:rsid w:val="00063252"/>
    <w:rsid w:val="00063273"/>
    <w:rsid w:val="0006341E"/>
    <w:rsid w:val="000638D2"/>
    <w:rsid w:val="00063EBE"/>
    <w:rsid w:val="000642C4"/>
    <w:rsid w:val="000649CF"/>
    <w:rsid w:val="000655CF"/>
    <w:rsid w:val="00065976"/>
    <w:rsid w:val="000659A1"/>
    <w:rsid w:val="00065B95"/>
    <w:rsid w:val="00065E59"/>
    <w:rsid w:val="00066064"/>
    <w:rsid w:val="00066BB4"/>
    <w:rsid w:val="00066C1B"/>
    <w:rsid w:val="00066CAD"/>
    <w:rsid w:val="00066D2C"/>
    <w:rsid w:val="00066D78"/>
    <w:rsid w:val="00066E54"/>
    <w:rsid w:val="00067025"/>
    <w:rsid w:val="000671DB"/>
    <w:rsid w:val="000675AE"/>
    <w:rsid w:val="00067AFC"/>
    <w:rsid w:val="00067E73"/>
    <w:rsid w:val="00067F4F"/>
    <w:rsid w:val="00070299"/>
    <w:rsid w:val="000705E5"/>
    <w:rsid w:val="00070605"/>
    <w:rsid w:val="00070895"/>
    <w:rsid w:val="00070AD3"/>
    <w:rsid w:val="00070B30"/>
    <w:rsid w:val="0007127A"/>
    <w:rsid w:val="00071419"/>
    <w:rsid w:val="0007152A"/>
    <w:rsid w:val="000716A8"/>
    <w:rsid w:val="00071780"/>
    <w:rsid w:val="00071A66"/>
    <w:rsid w:val="0007200C"/>
    <w:rsid w:val="00072069"/>
    <w:rsid w:val="00072467"/>
    <w:rsid w:val="00072509"/>
    <w:rsid w:val="00072607"/>
    <w:rsid w:val="00072900"/>
    <w:rsid w:val="00072BBA"/>
    <w:rsid w:val="00072C9C"/>
    <w:rsid w:val="00072F4C"/>
    <w:rsid w:val="00073870"/>
    <w:rsid w:val="000741DE"/>
    <w:rsid w:val="0007432F"/>
    <w:rsid w:val="000744C7"/>
    <w:rsid w:val="000748D6"/>
    <w:rsid w:val="00074C5A"/>
    <w:rsid w:val="00074C60"/>
    <w:rsid w:val="00074FB0"/>
    <w:rsid w:val="000750DC"/>
    <w:rsid w:val="00075656"/>
    <w:rsid w:val="0007675B"/>
    <w:rsid w:val="000769C3"/>
    <w:rsid w:val="00076C36"/>
    <w:rsid w:val="00077AC7"/>
    <w:rsid w:val="000802CB"/>
    <w:rsid w:val="000809E1"/>
    <w:rsid w:val="00080EBF"/>
    <w:rsid w:val="00081204"/>
    <w:rsid w:val="00081763"/>
    <w:rsid w:val="00081F2C"/>
    <w:rsid w:val="00082EE2"/>
    <w:rsid w:val="000830DB"/>
    <w:rsid w:val="00083184"/>
    <w:rsid w:val="000833C4"/>
    <w:rsid w:val="000837ED"/>
    <w:rsid w:val="00083885"/>
    <w:rsid w:val="00083DDD"/>
    <w:rsid w:val="00083E71"/>
    <w:rsid w:val="00083EBC"/>
    <w:rsid w:val="0008416F"/>
    <w:rsid w:val="0008419C"/>
    <w:rsid w:val="000842C2"/>
    <w:rsid w:val="00084730"/>
    <w:rsid w:val="00084AC8"/>
    <w:rsid w:val="00084F73"/>
    <w:rsid w:val="00084F94"/>
    <w:rsid w:val="00085146"/>
    <w:rsid w:val="000856EE"/>
    <w:rsid w:val="00085FDA"/>
    <w:rsid w:val="00086123"/>
    <w:rsid w:val="000866EB"/>
    <w:rsid w:val="00086D52"/>
    <w:rsid w:val="00086D7F"/>
    <w:rsid w:val="00086E00"/>
    <w:rsid w:val="0008741A"/>
    <w:rsid w:val="0008792F"/>
    <w:rsid w:val="00087A9A"/>
    <w:rsid w:val="00087FA6"/>
    <w:rsid w:val="00090058"/>
    <w:rsid w:val="0009044A"/>
    <w:rsid w:val="000904E0"/>
    <w:rsid w:val="00090CA7"/>
    <w:rsid w:val="00090EF9"/>
    <w:rsid w:val="000913FD"/>
    <w:rsid w:val="00091639"/>
    <w:rsid w:val="00091787"/>
    <w:rsid w:val="00091ED0"/>
    <w:rsid w:val="00091EE8"/>
    <w:rsid w:val="00092329"/>
    <w:rsid w:val="00092ACF"/>
    <w:rsid w:val="00092CC6"/>
    <w:rsid w:val="0009382B"/>
    <w:rsid w:val="00093B99"/>
    <w:rsid w:val="0009405D"/>
    <w:rsid w:val="00094CD1"/>
    <w:rsid w:val="00094D2A"/>
    <w:rsid w:val="00095377"/>
    <w:rsid w:val="00095469"/>
    <w:rsid w:val="00095762"/>
    <w:rsid w:val="00095BD0"/>
    <w:rsid w:val="000960D4"/>
    <w:rsid w:val="0009656D"/>
    <w:rsid w:val="0009699B"/>
    <w:rsid w:val="00097000"/>
    <w:rsid w:val="000A0012"/>
    <w:rsid w:val="000A023A"/>
    <w:rsid w:val="000A0243"/>
    <w:rsid w:val="000A0645"/>
    <w:rsid w:val="000A0C54"/>
    <w:rsid w:val="000A1719"/>
    <w:rsid w:val="000A1731"/>
    <w:rsid w:val="000A197A"/>
    <w:rsid w:val="000A19B6"/>
    <w:rsid w:val="000A225F"/>
    <w:rsid w:val="000A2950"/>
    <w:rsid w:val="000A2B60"/>
    <w:rsid w:val="000A2CAE"/>
    <w:rsid w:val="000A349A"/>
    <w:rsid w:val="000A3D02"/>
    <w:rsid w:val="000A41F1"/>
    <w:rsid w:val="000A42EE"/>
    <w:rsid w:val="000A489A"/>
    <w:rsid w:val="000A4C26"/>
    <w:rsid w:val="000A4D1F"/>
    <w:rsid w:val="000A4EF6"/>
    <w:rsid w:val="000A503B"/>
    <w:rsid w:val="000A53D6"/>
    <w:rsid w:val="000A598B"/>
    <w:rsid w:val="000A5E5D"/>
    <w:rsid w:val="000A61FE"/>
    <w:rsid w:val="000A6811"/>
    <w:rsid w:val="000A68D5"/>
    <w:rsid w:val="000A68F4"/>
    <w:rsid w:val="000A72F8"/>
    <w:rsid w:val="000A74D5"/>
    <w:rsid w:val="000A750C"/>
    <w:rsid w:val="000A7854"/>
    <w:rsid w:val="000B04C8"/>
    <w:rsid w:val="000B0BD3"/>
    <w:rsid w:val="000B101C"/>
    <w:rsid w:val="000B1206"/>
    <w:rsid w:val="000B1B09"/>
    <w:rsid w:val="000B1DAB"/>
    <w:rsid w:val="000B2913"/>
    <w:rsid w:val="000B34EF"/>
    <w:rsid w:val="000B3F8C"/>
    <w:rsid w:val="000B42F8"/>
    <w:rsid w:val="000B469B"/>
    <w:rsid w:val="000B4A43"/>
    <w:rsid w:val="000B5985"/>
    <w:rsid w:val="000B5E12"/>
    <w:rsid w:val="000B5F2D"/>
    <w:rsid w:val="000B6501"/>
    <w:rsid w:val="000B69DC"/>
    <w:rsid w:val="000B7924"/>
    <w:rsid w:val="000B7D13"/>
    <w:rsid w:val="000C0539"/>
    <w:rsid w:val="000C0913"/>
    <w:rsid w:val="000C1018"/>
    <w:rsid w:val="000C16E3"/>
    <w:rsid w:val="000C1E67"/>
    <w:rsid w:val="000C21DF"/>
    <w:rsid w:val="000C269D"/>
    <w:rsid w:val="000C296E"/>
    <w:rsid w:val="000C29E9"/>
    <w:rsid w:val="000C3357"/>
    <w:rsid w:val="000C3925"/>
    <w:rsid w:val="000C39A0"/>
    <w:rsid w:val="000C3AE8"/>
    <w:rsid w:val="000C4136"/>
    <w:rsid w:val="000C46AA"/>
    <w:rsid w:val="000C476B"/>
    <w:rsid w:val="000C4D6D"/>
    <w:rsid w:val="000C4ED1"/>
    <w:rsid w:val="000C4F5C"/>
    <w:rsid w:val="000C51F1"/>
    <w:rsid w:val="000C52F8"/>
    <w:rsid w:val="000C6145"/>
    <w:rsid w:val="000C6783"/>
    <w:rsid w:val="000C6846"/>
    <w:rsid w:val="000C6902"/>
    <w:rsid w:val="000C69E2"/>
    <w:rsid w:val="000C6E8A"/>
    <w:rsid w:val="000C6F67"/>
    <w:rsid w:val="000C70C9"/>
    <w:rsid w:val="000C73A8"/>
    <w:rsid w:val="000C77D3"/>
    <w:rsid w:val="000C7963"/>
    <w:rsid w:val="000C7A76"/>
    <w:rsid w:val="000C7B2D"/>
    <w:rsid w:val="000C7B38"/>
    <w:rsid w:val="000D0258"/>
    <w:rsid w:val="000D04B7"/>
    <w:rsid w:val="000D0B8E"/>
    <w:rsid w:val="000D1283"/>
    <w:rsid w:val="000D14E6"/>
    <w:rsid w:val="000D2C21"/>
    <w:rsid w:val="000D2C5E"/>
    <w:rsid w:val="000D33E8"/>
    <w:rsid w:val="000D3A18"/>
    <w:rsid w:val="000D4102"/>
    <w:rsid w:val="000D5824"/>
    <w:rsid w:val="000D6905"/>
    <w:rsid w:val="000D6DA5"/>
    <w:rsid w:val="000D753E"/>
    <w:rsid w:val="000D786F"/>
    <w:rsid w:val="000D7BF5"/>
    <w:rsid w:val="000E0B4D"/>
    <w:rsid w:val="000E0D61"/>
    <w:rsid w:val="000E1274"/>
    <w:rsid w:val="000E13E7"/>
    <w:rsid w:val="000E1462"/>
    <w:rsid w:val="000E15D4"/>
    <w:rsid w:val="000E1652"/>
    <w:rsid w:val="000E190E"/>
    <w:rsid w:val="000E1E7E"/>
    <w:rsid w:val="000E25BB"/>
    <w:rsid w:val="000E2626"/>
    <w:rsid w:val="000E2C64"/>
    <w:rsid w:val="000E3436"/>
    <w:rsid w:val="000E3969"/>
    <w:rsid w:val="000E49ED"/>
    <w:rsid w:val="000E4B9D"/>
    <w:rsid w:val="000E53B2"/>
    <w:rsid w:val="000E548F"/>
    <w:rsid w:val="000E576B"/>
    <w:rsid w:val="000E6A7F"/>
    <w:rsid w:val="000E6E4D"/>
    <w:rsid w:val="000E71CB"/>
    <w:rsid w:val="000E7940"/>
    <w:rsid w:val="000F00BA"/>
    <w:rsid w:val="000F03CB"/>
    <w:rsid w:val="000F07CA"/>
    <w:rsid w:val="000F0AF6"/>
    <w:rsid w:val="000F0CAD"/>
    <w:rsid w:val="000F0EBC"/>
    <w:rsid w:val="000F1151"/>
    <w:rsid w:val="000F1343"/>
    <w:rsid w:val="000F158E"/>
    <w:rsid w:val="000F1960"/>
    <w:rsid w:val="000F1A8F"/>
    <w:rsid w:val="000F1D32"/>
    <w:rsid w:val="000F1EC7"/>
    <w:rsid w:val="000F2181"/>
    <w:rsid w:val="000F22B3"/>
    <w:rsid w:val="000F278B"/>
    <w:rsid w:val="000F2E6B"/>
    <w:rsid w:val="000F3CB3"/>
    <w:rsid w:val="000F40F8"/>
    <w:rsid w:val="000F42BA"/>
    <w:rsid w:val="000F430D"/>
    <w:rsid w:val="000F4C34"/>
    <w:rsid w:val="000F5251"/>
    <w:rsid w:val="000F5340"/>
    <w:rsid w:val="000F56D9"/>
    <w:rsid w:val="000F598A"/>
    <w:rsid w:val="000F5EDA"/>
    <w:rsid w:val="000F5F81"/>
    <w:rsid w:val="000F6A4E"/>
    <w:rsid w:val="000F6D64"/>
    <w:rsid w:val="000F71D8"/>
    <w:rsid w:val="000F77F1"/>
    <w:rsid w:val="000F787D"/>
    <w:rsid w:val="000F7A2F"/>
    <w:rsid w:val="000F7AF5"/>
    <w:rsid w:val="00100046"/>
    <w:rsid w:val="00100059"/>
    <w:rsid w:val="00100359"/>
    <w:rsid w:val="00100457"/>
    <w:rsid w:val="00100715"/>
    <w:rsid w:val="001009CC"/>
    <w:rsid w:val="00100BFC"/>
    <w:rsid w:val="00100D92"/>
    <w:rsid w:val="00100DBD"/>
    <w:rsid w:val="0010132B"/>
    <w:rsid w:val="00101A83"/>
    <w:rsid w:val="00101FF2"/>
    <w:rsid w:val="00102085"/>
    <w:rsid w:val="001020ED"/>
    <w:rsid w:val="00102103"/>
    <w:rsid w:val="00102137"/>
    <w:rsid w:val="00102540"/>
    <w:rsid w:val="001026A4"/>
    <w:rsid w:val="00103482"/>
    <w:rsid w:val="001037AD"/>
    <w:rsid w:val="001038AF"/>
    <w:rsid w:val="00103A42"/>
    <w:rsid w:val="00103D54"/>
    <w:rsid w:val="0010428C"/>
    <w:rsid w:val="00104440"/>
    <w:rsid w:val="00105198"/>
    <w:rsid w:val="00105216"/>
    <w:rsid w:val="0010532D"/>
    <w:rsid w:val="00105571"/>
    <w:rsid w:val="0010595B"/>
    <w:rsid w:val="00105A5F"/>
    <w:rsid w:val="00105F0F"/>
    <w:rsid w:val="0010668D"/>
    <w:rsid w:val="00106870"/>
    <w:rsid w:val="00106A61"/>
    <w:rsid w:val="00106BB9"/>
    <w:rsid w:val="00106C04"/>
    <w:rsid w:val="00107189"/>
    <w:rsid w:val="00107ACF"/>
    <w:rsid w:val="00107DE5"/>
    <w:rsid w:val="00107E64"/>
    <w:rsid w:val="00110C48"/>
    <w:rsid w:val="00110D11"/>
    <w:rsid w:val="001119C4"/>
    <w:rsid w:val="001119ED"/>
    <w:rsid w:val="00111B58"/>
    <w:rsid w:val="00112177"/>
    <w:rsid w:val="0011248F"/>
    <w:rsid w:val="00112C89"/>
    <w:rsid w:val="00113198"/>
    <w:rsid w:val="00113B8A"/>
    <w:rsid w:val="00113BEB"/>
    <w:rsid w:val="00113F20"/>
    <w:rsid w:val="001140E1"/>
    <w:rsid w:val="001147D8"/>
    <w:rsid w:val="001148C6"/>
    <w:rsid w:val="00114C74"/>
    <w:rsid w:val="001152C6"/>
    <w:rsid w:val="00115503"/>
    <w:rsid w:val="0011580E"/>
    <w:rsid w:val="0011599F"/>
    <w:rsid w:val="001159EA"/>
    <w:rsid w:val="00115EB2"/>
    <w:rsid w:val="001161C7"/>
    <w:rsid w:val="00116655"/>
    <w:rsid w:val="0011676B"/>
    <w:rsid w:val="00116BDD"/>
    <w:rsid w:val="00116CF0"/>
    <w:rsid w:val="00116F41"/>
    <w:rsid w:val="001173C7"/>
    <w:rsid w:val="00117459"/>
    <w:rsid w:val="001174C9"/>
    <w:rsid w:val="00117857"/>
    <w:rsid w:val="001201AF"/>
    <w:rsid w:val="00120485"/>
    <w:rsid w:val="00120893"/>
    <w:rsid w:val="00120B58"/>
    <w:rsid w:val="00121161"/>
    <w:rsid w:val="0012127A"/>
    <w:rsid w:val="00121500"/>
    <w:rsid w:val="00122922"/>
    <w:rsid w:val="00122971"/>
    <w:rsid w:val="00122FC3"/>
    <w:rsid w:val="00123061"/>
    <w:rsid w:val="0012326A"/>
    <w:rsid w:val="00123E18"/>
    <w:rsid w:val="00124281"/>
    <w:rsid w:val="001242BF"/>
    <w:rsid w:val="001245AC"/>
    <w:rsid w:val="00124BAC"/>
    <w:rsid w:val="00124D64"/>
    <w:rsid w:val="00125649"/>
    <w:rsid w:val="00125958"/>
    <w:rsid w:val="00125E1D"/>
    <w:rsid w:val="0012611B"/>
    <w:rsid w:val="00126530"/>
    <w:rsid w:val="00126997"/>
    <w:rsid w:val="00126AB0"/>
    <w:rsid w:val="0012716E"/>
    <w:rsid w:val="0012733F"/>
    <w:rsid w:val="0012739A"/>
    <w:rsid w:val="00127BB6"/>
    <w:rsid w:val="00127CBF"/>
    <w:rsid w:val="00127FFE"/>
    <w:rsid w:val="00130159"/>
    <w:rsid w:val="001301B6"/>
    <w:rsid w:val="0013059D"/>
    <w:rsid w:val="0013078E"/>
    <w:rsid w:val="00130922"/>
    <w:rsid w:val="00131150"/>
    <w:rsid w:val="00131465"/>
    <w:rsid w:val="00131495"/>
    <w:rsid w:val="00132CD5"/>
    <w:rsid w:val="00132DBB"/>
    <w:rsid w:val="0013310C"/>
    <w:rsid w:val="00133961"/>
    <w:rsid w:val="00133BBB"/>
    <w:rsid w:val="001348B4"/>
    <w:rsid w:val="00134BD9"/>
    <w:rsid w:val="00135106"/>
    <w:rsid w:val="00135942"/>
    <w:rsid w:val="001359DF"/>
    <w:rsid w:val="00135A81"/>
    <w:rsid w:val="001363BA"/>
    <w:rsid w:val="00136990"/>
    <w:rsid w:val="00136BBD"/>
    <w:rsid w:val="00136D53"/>
    <w:rsid w:val="00136F1F"/>
    <w:rsid w:val="00136FF8"/>
    <w:rsid w:val="001376DF"/>
    <w:rsid w:val="0013790C"/>
    <w:rsid w:val="00137AE1"/>
    <w:rsid w:val="00137D73"/>
    <w:rsid w:val="00137DE2"/>
    <w:rsid w:val="00137F78"/>
    <w:rsid w:val="00140554"/>
    <w:rsid w:val="00140702"/>
    <w:rsid w:val="001409BD"/>
    <w:rsid w:val="00140A51"/>
    <w:rsid w:val="00140E46"/>
    <w:rsid w:val="0014173F"/>
    <w:rsid w:val="001418C1"/>
    <w:rsid w:val="00141A0F"/>
    <w:rsid w:val="00141B86"/>
    <w:rsid w:val="00141D05"/>
    <w:rsid w:val="0014242F"/>
    <w:rsid w:val="0014252A"/>
    <w:rsid w:val="00143B85"/>
    <w:rsid w:val="00143BF4"/>
    <w:rsid w:val="00143E49"/>
    <w:rsid w:val="0014430B"/>
    <w:rsid w:val="0014431F"/>
    <w:rsid w:val="001448C3"/>
    <w:rsid w:val="0014561A"/>
    <w:rsid w:val="00145D7F"/>
    <w:rsid w:val="00145DC6"/>
    <w:rsid w:val="00146107"/>
    <w:rsid w:val="00146B8A"/>
    <w:rsid w:val="0014714C"/>
    <w:rsid w:val="00147692"/>
    <w:rsid w:val="00147A2F"/>
    <w:rsid w:val="00147E38"/>
    <w:rsid w:val="0015054A"/>
    <w:rsid w:val="001511D9"/>
    <w:rsid w:val="00151467"/>
    <w:rsid w:val="00151701"/>
    <w:rsid w:val="00151731"/>
    <w:rsid w:val="00151812"/>
    <w:rsid w:val="00152D82"/>
    <w:rsid w:val="001531A3"/>
    <w:rsid w:val="00153296"/>
    <w:rsid w:val="001542FD"/>
    <w:rsid w:val="001544A4"/>
    <w:rsid w:val="00154510"/>
    <w:rsid w:val="001545B0"/>
    <w:rsid w:val="00154669"/>
    <w:rsid w:val="00154B0C"/>
    <w:rsid w:val="00155173"/>
    <w:rsid w:val="00155A8E"/>
    <w:rsid w:val="00155A9C"/>
    <w:rsid w:val="00155DE9"/>
    <w:rsid w:val="00155E15"/>
    <w:rsid w:val="0015646A"/>
    <w:rsid w:val="00156982"/>
    <w:rsid w:val="00156F43"/>
    <w:rsid w:val="00157732"/>
    <w:rsid w:val="00157941"/>
    <w:rsid w:val="00157B22"/>
    <w:rsid w:val="00157D55"/>
    <w:rsid w:val="00157EE1"/>
    <w:rsid w:val="00160212"/>
    <w:rsid w:val="00160B38"/>
    <w:rsid w:val="00160F11"/>
    <w:rsid w:val="001613C1"/>
    <w:rsid w:val="00161556"/>
    <w:rsid w:val="00161DE7"/>
    <w:rsid w:val="00161F83"/>
    <w:rsid w:val="00163927"/>
    <w:rsid w:val="00163A45"/>
    <w:rsid w:val="00164090"/>
    <w:rsid w:val="00165181"/>
    <w:rsid w:val="001652DF"/>
    <w:rsid w:val="00165856"/>
    <w:rsid w:val="00165D65"/>
    <w:rsid w:val="00166B95"/>
    <w:rsid w:val="00166D7E"/>
    <w:rsid w:val="001671BA"/>
    <w:rsid w:val="001673DD"/>
    <w:rsid w:val="00167B5E"/>
    <w:rsid w:val="00167CE3"/>
    <w:rsid w:val="00167CE8"/>
    <w:rsid w:val="0017020F"/>
    <w:rsid w:val="00170F77"/>
    <w:rsid w:val="00171059"/>
    <w:rsid w:val="0017162B"/>
    <w:rsid w:val="00171733"/>
    <w:rsid w:val="00171CA2"/>
    <w:rsid w:val="00172188"/>
    <w:rsid w:val="001728C7"/>
    <w:rsid w:val="00172AD2"/>
    <w:rsid w:val="00172BC9"/>
    <w:rsid w:val="00172C19"/>
    <w:rsid w:val="00172F00"/>
    <w:rsid w:val="001731F8"/>
    <w:rsid w:val="00174328"/>
    <w:rsid w:val="00174CAC"/>
    <w:rsid w:val="00174EE5"/>
    <w:rsid w:val="001750C7"/>
    <w:rsid w:val="00175124"/>
    <w:rsid w:val="00175D14"/>
    <w:rsid w:val="0017621D"/>
    <w:rsid w:val="00176432"/>
    <w:rsid w:val="00176693"/>
    <w:rsid w:val="00176B6E"/>
    <w:rsid w:val="0017710D"/>
    <w:rsid w:val="00177219"/>
    <w:rsid w:val="001777D1"/>
    <w:rsid w:val="00177AD5"/>
    <w:rsid w:val="00177DA7"/>
    <w:rsid w:val="00180107"/>
    <w:rsid w:val="0018057F"/>
    <w:rsid w:val="00180CEE"/>
    <w:rsid w:val="00180E18"/>
    <w:rsid w:val="00180FAD"/>
    <w:rsid w:val="001811D5"/>
    <w:rsid w:val="0018132C"/>
    <w:rsid w:val="00181A0A"/>
    <w:rsid w:val="00181A3C"/>
    <w:rsid w:val="00181ABB"/>
    <w:rsid w:val="00181D1F"/>
    <w:rsid w:val="00181E96"/>
    <w:rsid w:val="00182108"/>
    <w:rsid w:val="0018216F"/>
    <w:rsid w:val="0018272C"/>
    <w:rsid w:val="001828AF"/>
    <w:rsid w:val="001829B0"/>
    <w:rsid w:val="00182BCE"/>
    <w:rsid w:val="00182C48"/>
    <w:rsid w:val="00182CAE"/>
    <w:rsid w:val="00182EEB"/>
    <w:rsid w:val="00183035"/>
    <w:rsid w:val="00183564"/>
    <w:rsid w:val="001835AF"/>
    <w:rsid w:val="001839EC"/>
    <w:rsid w:val="00183A28"/>
    <w:rsid w:val="00183AED"/>
    <w:rsid w:val="001840F5"/>
    <w:rsid w:val="00184512"/>
    <w:rsid w:val="0018451B"/>
    <w:rsid w:val="0018457B"/>
    <w:rsid w:val="00184A00"/>
    <w:rsid w:val="00184FE5"/>
    <w:rsid w:val="001855A7"/>
    <w:rsid w:val="001857BB"/>
    <w:rsid w:val="00185B55"/>
    <w:rsid w:val="00185C84"/>
    <w:rsid w:val="00186047"/>
    <w:rsid w:val="00186E94"/>
    <w:rsid w:val="001870A2"/>
    <w:rsid w:val="00187518"/>
    <w:rsid w:val="00187661"/>
    <w:rsid w:val="001877E5"/>
    <w:rsid w:val="00187E16"/>
    <w:rsid w:val="001906FE"/>
    <w:rsid w:val="00190B8B"/>
    <w:rsid w:val="00190F77"/>
    <w:rsid w:val="00191B1A"/>
    <w:rsid w:val="00191FBD"/>
    <w:rsid w:val="00192095"/>
    <w:rsid w:val="001923D2"/>
    <w:rsid w:val="00192727"/>
    <w:rsid w:val="0019290E"/>
    <w:rsid w:val="001929CA"/>
    <w:rsid w:val="0019315F"/>
    <w:rsid w:val="0019344C"/>
    <w:rsid w:val="00193848"/>
    <w:rsid w:val="00193968"/>
    <w:rsid w:val="00193DEE"/>
    <w:rsid w:val="00194057"/>
    <w:rsid w:val="00194080"/>
    <w:rsid w:val="00194664"/>
    <w:rsid w:val="00195107"/>
    <w:rsid w:val="001951AC"/>
    <w:rsid w:val="0019554C"/>
    <w:rsid w:val="00195CCB"/>
    <w:rsid w:val="001963FE"/>
    <w:rsid w:val="001966EE"/>
    <w:rsid w:val="00196870"/>
    <w:rsid w:val="001969C8"/>
    <w:rsid w:val="00196B18"/>
    <w:rsid w:val="00196E9D"/>
    <w:rsid w:val="0019713E"/>
    <w:rsid w:val="00197D65"/>
    <w:rsid w:val="00197EC3"/>
    <w:rsid w:val="001A000E"/>
    <w:rsid w:val="001A0314"/>
    <w:rsid w:val="001A03BF"/>
    <w:rsid w:val="001A0743"/>
    <w:rsid w:val="001A0B50"/>
    <w:rsid w:val="001A1402"/>
    <w:rsid w:val="001A177F"/>
    <w:rsid w:val="001A1788"/>
    <w:rsid w:val="001A1C2D"/>
    <w:rsid w:val="001A1E14"/>
    <w:rsid w:val="001A2956"/>
    <w:rsid w:val="001A29AD"/>
    <w:rsid w:val="001A2A73"/>
    <w:rsid w:val="001A3146"/>
    <w:rsid w:val="001A37D3"/>
    <w:rsid w:val="001A3BA9"/>
    <w:rsid w:val="001A3CCA"/>
    <w:rsid w:val="001A4330"/>
    <w:rsid w:val="001A4A1A"/>
    <w:rsid w:val="001A4A6F"/>
    <w:rsid w:val="001A4A8B"/>
    <w:rsid w:val="001A4D7F"/>
    <w:rsid w:val="001A52DA"/>
    <w:rsid w:val="001A575F"/>
    <w:rsid w:val="001A5921"/>
    <w:rsid w:val="001A5F3D"/>
    <w:rsid w:val="001A6A12"/>
    <w:rsid w:val="001A6A47"/>
    <w:rsid w:val="001A6BEE"/>
    <w:rsid w:val="001A6D10"/>
    <w:rsid w:val="001A7728"/>
    <w:rsid w:val="001B02EE"/>
    <w:rsid w:val="001B0AE4"/>
    <w:rsid w:val="001B1472"/>
    <w:rsid w:val="001B184E"/>
    <w:rsid w:val="001B1850"/>
    <w:rsid w:val="001B198D"/>
    <w:rsid w:val="001B1998"/>
    <w:rsid w:val="001B1A08"/>
    <w:rsid w:val="001B1B7C"/>
    <w:rsid w:val="001B1BE1"/>
    <w:rsid w:val="001B26DF"/>
    <w:rsid w:val="001B2AA1"/>
    <w:rsid w:val="001B2E02"/>
    <w:rsid w:val="001B308E"/>
    <w:rsid w:val="001B3451"/>
    <w:rsid w:val="001B34FE"/>
    <w:rsid w:val="001B3A68"/>
    <w:rsid w:val="001B3B89"/>
    <w:rsid w:val="001B3D77"/>
    <w:rsid w:val="001B3E03"/>
    <w:rsid w:val="001B3ED5"/>
    <w:rsid w:val="001B4513"/>
    <w:rsid w:val="001B46A3"/>
    <w:rsid w:val="001B4BD0"/>
    <w:rsid w:val="001B4DE6"/>
    <w:rsid w:val="001B5485"/>
    <w:rsid w:val="001B5624"/>
    <w:rsid w:val="001B62E2"/>
    <w:rsid w:val="001B63A2"/>
    <w:rsid w:val="001B6ED8"/>
    <w:rsid w:val="001B7294"/>
    <w:rsid w:val="001B7407"/>
    <w:rsid w:val="001B7655"/>
    <w:rsid w:val="001B7829"/>
    <w:rsid w:val="001B7C01"/>
    <w:rsid w:val="001B7C77"/>
    <w:rsid w:val="001B7CCC"/>
    <w:rsid w:val="001B7EF4"/>
    <w:rsid w:val="001C0161"/>
    <w:rsid w:val="001C0252"/>
    <w:rsid w:val="001C0783"/>
    <w:rsid w:val="001C093F"/>
    <w:rsid w:val="001C0A25"/>
    <w:rsid w:val="001C0CE4"/>
    <w:rsid w:val="001C0CFE"/>
    <w:rsid w:val="001C1078"/>
    <w:rsid w:val="001C184C"/>
    <w:rsid w:val="001C1BBF"/>
    <w:rsid w:val="001C2573"/>
    <w:rsid w:val="001C2746"/>
    <w:rsid w:val="001C2ACA"/>
    <w:rsid w:val="001C39B4"/>
    <w:rsid w:val="001C3A8C"/>
    <w:rsid w:val="001C3ABE"/>
    <w:rsid w:val="001C3C93"/>
    <w:rsid w:val="001C3F9B"/>
    <w:rsid w:val="001C439B"/>
    <w:rsid w:val="001C44E0"/>
    <w:rsid w:val="001C4526"/>
    <w:rsid w:val="001C4555"/>
    <w:rsid w:val="001C4980"/>
    <w:rsid w:val="001C51A3"/>
    <w:rsid w:val="001C5ECD"/>
    <w:rsid w:val="001C5FE1"/>
    <w:rsid w:val="001C6024"/>
    <w:rsid w:val="001C6334"/>
    <w:rsid w:val="001C6506"/>
    <w:rsid w:val="001C6621"/>
    <w:rsid w:val="001C679B"/>
    <w:rsid w:val="001C6D2A"/>
    <w:rsid w:val="001C6D93"/>
    <w:rsid w:val="001C6DB0"/>
    <w:rsid w:val="001C7689"/>
    <w:rsid w:val="001C7967"/>
    <w:rsid w:val="001D030D"/>
    <w:rsid w:val="001D0509"/>
    <w:rsid w:val="001D087A"/>
    <w:rsid w:val="001D0C7A"/>
    <w:rsid w:val="001D1103"/>
    <w:rsid w:val="001D1899"/>
    <w:rsid w:val="001D1DE8"/>
    <w:rsid w:val="001D1F55"/>
    <w:rsid w:val="001D24C7"/>
    <w:rsid w:val="001D26DF"/>
    <w:rsid w:val="001D293F"/>
    <w:rsid w:val="001D298A"/>
    <w:rsid w:val="001D3B23"/>
    <w:rsid w:val="001D3B85"/>
    <w:rsid w:val="001D3C36"/>
    <w:rsid w:val="001D3C4C"/>
    <w:rsid w:val="001D3ECA"/>
    <w:rsid w:val="001D433E"/>
    <w:rsid w:val="001D44CD"/>
    <w:rsid w:val="001D4661"/>
    <w:rsid w:val="001D5553"/>
    <w:rsid w:val="001D5650"/>
    <w:rsid w:val="001D570B"/>
    <w:rsid w:val="001D5DBF"/>
    <w:rsid w:val="001D5FAC"/>
    <w:rsid w:val="001D5FE2"/>
    <w:rsid w:val="001D6400"/>
    <w:rsid w:val="001D69F6"/>
    <w:rsid w:val="001D71E8"/>
    <w:rsid w:val="001D7513"/>
    <w:rsid w:val="001E0A02"/>
    <w:rsid w:val="001E10AB"/>
    <w:rsid w:val="001E1291"/>
    <w:rsid w:val="001E15C5"/>
    <w:rsid w:val="001E1858"/>
    <w:rsid w:val="001E18EE"/>
    <w:rsid w:val="001E18F1"/>
    <w:rsid w:val="001E1EB4"/>
    <w:rsid w:val="001E2757"/>
    <w:rsid w:val="001E2AF8"/>
    <w:rsid w:val="001E36EC"/>
    <w:rsid w:val="001E42AF"/>
    <w:rsid w:val="001E42B3"/>
    <w:rsid w:val="001E49E8"/>
    <w:rsid w:val="001E4AC5"/>
    <w:rsid w:val="001E566D"/>
    <w:rsid w:val="001E5789"/>
    <w:rsid w:val="001E5985"/>
    <w:rsid w:val="001E5A71"/>
    <w:rsid w:val="001E5C64"/>
    <w:rsid w:val="001E6058"/>
    <w:rsid w:val="001E6379"/>
    <w:rsid w:val="001E63E6"/>
    <w:rsid w:val="001E6773"/>
    <w:rsid w:val="001E680A"/>
    <w:rsid w:val="001E680D"/>
    <w:rsid w:val="001E718A"/>
    <w:rsid w:val="001E7BCB"/>
    <w:rsid w:val="001F0686"/>
    <w:rsid w:val="001F073E"/>
    <w:rsid w:val="001F09B6"/>
    <w:rsid w:val="001F0B07"/>
    <w:rsid w:val="001F0D6C"/>
    <w:rsid w:val="001F0EC8"/>
    <w:rsid w:val="001F1514"/>
    <w:rsid w:val="001F194E"/>
    <w:rsid w:val="001F1EB3"/>
    <w:rsid w:val="001F2082"/>
    <w:rsid w:val="001F2159"/>
    <w:rsid w:val="001F2427"/>
    <w:rsid w:val="001F2B5B"/>
    <w:rsid w:val="001F2FC5"/>
    <w:rsid w:val="001F2FEF"/>
    <w:rsid w:val="001F306F"/>
    <w:rsid w:val="001F36B8"/>
    <w:rsid w:val="001F3918"/>
    <w:rsid w:val="001F3970"/>
    <w:rsid w:val="001F3DB8"/>
    <w:rsid w:val="001F4415"/>
    <w:rsid w:val="001F4486"/>
    <w:rsid w:val="001F4E29"/>
    <w:rsid w:val="001F51BE"/>
    <w:rsid w:val="001F551E"/>
    <w:rsid w:val="001F56ED"/>
    <w:rsid w:val="001F5922"/>
    <w:rsid w:val="001F5A1B"/>
    <w:rsid w:val="001F5C74"/>
    <w:rsid w:val="001F5F89"/>
    <w:rsid w:val="001F69D9"/>
    <w:rsid w:val="001F6A0C"/>
    <w:rsid w:val="001F6C3D"/>
    <w:rsid w:val="001F74A1"/>
    <w:rsid w:val="001F7BAF"/>
    <w:rsid w:val="00200D3A"/>
    <w:rsid w:val="002024B4"/>
    <w:rsid w:val="00202998"/>
    <w:rsid w:val="00202BDB"/>
    <w:rsid w:val="0020300B"/>
    <w:rsid w:val="002032EB"/>
    <w:rsid w:val="002034FF"/>
    <w:rsid w:val="00203A57"/>
    <w:rsid w:val="00203D65"/>
    <w:rsid w:val="00203E28"/>
    <w:rsid w:val="00203E6D"/>
    <w:rsid w:val="00204128"/>
    <w:rsid w:val="00204278"/>
    <w:rsid w:val="0020443E"/>
    <w:rsid w:val="0020448A"/>
    <w:rsid w:val="002047FD"/>
    <w:rsid w:val="00206178"/>
    <w:rsid w:val="0020640D"/>
    <w:rsid w:val="0020674B"/>
    <w:rsid w:val="00206D89"/>
    <w:rsid w:val="00207209"/>
    <w:rsid w:val="002072EA"/>
    <w:rsid w:val="00207623"/>
    <w:rsid w:val="002079D0"/>
    <w:rsid w:val="00207D8F"/>
    <w:rsid w:val="00210746"/>
    <w:rsid w:val="00210CCD"/>
    <w:rsid w:val="00210E74"/>
    <w:rsid w:val="00210F8D"/>
    <w:rsid w:val="00211432"/>
    <w:rsid w:val="00211544"/>
    <w:rsid w:val="00211803"/>
    <w:rsid w:val="00211C7A"/>
    <w:rsid w:val="002122A4"/>
    <w:rsid w:val="0021246A"/>
    <w:rsid w:val="00212679"/>
    <w:rsid w:val="0021296E"/>
    <w:rsid w:val="00212B85"/>
    <w:rsid w:val="002131B5"/>
    <w:rsid w:val="002131EC"/>
    <w:rsid w:val="00213239"/>
    <w:rsid w:val="00213365"/>
    <w:rsid w:val="00213374"/>
    <w:rsid w:val="002136D7"/>
    <w:rsid w:val="0021465B"/>
    <w:rsid w:val="002148DE"/>
    <w:rsid w:val="00214A51"/>
    <w:rsid w:val="00214BF0"/>
    <w:rsid w:val="00214F3A"/>
    <w:rsid w:val="00215145"/>
    <w:rsid w:val="002152AB"/>
    <w:rsid w:val="002156B1"/>
    <w:rsid w:val="002156CB"/>
    <w:rsid w:val="00215876"/>
    <w:rsid w:val="00215922"/>
    <w:rsid w:val="00215EB6"/>
    <w:rsid w:val="002163BD"/>
    <w:rsid w:val="00216539"/>
    <w:rsid w:val="00216895"/>
    <w:rsid w:val="00216A95"/>
    <w:rsid w:val="002179B1"/>
    <w:rsid w:val="00217A1F"/>
    <w:rsid w:val="00217CEB"/>
    <w:rsid w:val="0022014E"/>
    <w:rsid w:val="00220150"/>
    <w:rsid w:val="002208ED"/>
    <w:rsid w:val="00220C5F"/>
    <w:rsid w:val="002211FD"/>
    <w:rsid w:val="00221467"/>
    <w:rsid w:val="002216F1"/>
    <w:rsid w:val="00221846"/>
    <w:rsid w:val="002218FC"/>
    <w:rsid w:val="00221B58"/>
    <w:rsid w:val="00221EC0"/>
    <w:rsid w:val="002221A8"/>
    <w:rsid w:val="002225E0"/>
    <w:rsid w:val="002229CA"/>
    <w:rsid w:val="00222C44"/>
    <w:rsid w:val="00222FB5"/>
    <w:rsid w:val="0022367A"/>
    <w:rsid w:val="00223EBE"/>
    <w:rsid w:val="00224704"/>
    <w:rsid w:val="00224C37"/>
    <w:rsid w:val="00224CFA"/>
    <w:rsid w:val="00225165"/>
    <w:rsid w:val="002251BD"/>
    <w:rsid w:val="002251FD"/>
    <w:rsid w:val="00225617"/>
    <w:rsid w:val="00225B09"/>
    <w:rsid w:val="00225C26"/>
    <w:rsid w:val="00225CFB"/>
    <w:rsid w:val="0022603F"/>
    <w:rsid w:val="002264F9"/>
    <w:rsid w:val="00226774"/>
    <w:rsid w:val="00226DF7"/>
    <w:rsid w:val="00226FBA"/>
    <w:rsid w:val="00227585"/>
    <w:rsid w:val="0023010A"/>
    <w:rsid w:val="002309B0"/>
    <w:rsid w:val="00230E8F"/>
    <w:rsid w:val="00231280"/>
    <w:rsid w:val="002316B2"/>
    <w:rsid w:val="00232765"/>
    <w:rsid w:val="002329AA"/>
    <w:rsid w:val="002334E9"/>
    <w:rsid w:val="002341AE"/>
    <w:rsid w:val="00234494"/>
    <w:rsid w:val="00234940"/>
    <w:rsid w:val="002355E8"/>
    <w:rsid w:val="00235C5B"/>
    <w:rsid w:val="00236756"/>
    <w:rsid w:val="0023682B"/>
    <w:rsid w:val="002373C4"/>
    <w:rsid w:val="002374BC"/>
    <w:rsid w:val="00237663"/>
    <w:rsid w:val="00240254"/>
    <w:rsid w:val="00240446"/>
    <w:rsid w:val="002406DD"/>
    <w:rsid w:val="00240D78"/>
    <w:rsid w:val="00240FE5"/>
    <w:rsid w:val="0024195B"/>
    <w:rsid w:val="00241E8E"/>
    <w:rsid w:val="00242173"/>
    <w:rsid w:val="002422EC"/>
    <w:rsid w:val="00242DEA"/>
    <w:rsid w:val="00243180"/>
    <w:rsid w:val="002435BB"/>
    <w:rsid w:val="002436D8"/>
    <w:rsid w:val="002438D1"/>
    <w:rsid w:val="00243AE8"/>
    <w:rsid w:val="00243B75"/>
    <w:rsid w:val="00243BF8"/>
    <w:rsid w:val="002442A1"/>
    <w:rsid w:val="00244787"/>
    <w:rsid w:val="002447AC"/>
    <w:rsid w:val="002448A6"/>
    <w:rsid w:val="00244FAF"/>
    <w:rsid w:val="00245197"/>
    <w:rsid w:val="0024566A"/>
    <w:rsid w:val="00245A4B"/>
    <w:rsid w:val="00246205"/>
    <w:rsid w:val="0024648B"/>
    <w:rsid w:val="002465CE"/>
    <w:rsid w:val="00246DF7"/>
    <w:rsid w:val="00247369"/>
    <w:rsid w:val="00247DD1"/>
    <w:rsid w:val="00247DE5"/>
    <w:rsid w:val="00250097"/>
    <w:rsid w:val="002504B1"/>
    <w:rsid w:val="00250529"/>
    <w:rsid w:val="002506E7"/>
    <w:rsid w:val="00250D84"/>
    <w:rsid w:val="00250DB0"/>
    <w:rsid w:val="00250E48"/>
    <w:rsid w:val="0025119A"/>
    <w:rsid w:val="00251475"/>
    <w:rsid w:val="0025185D"/>
    <w:rsid w:val="002518AA"/>
    <w:rsid w:val="00251DFC"/>
    <w:rsid w:val="002523D3"/>
    <w:rsid w:val="0025287D"/>
    <w:rsid w:val="00252CC8"/>
    <w:rsid w:val="00252CF7"/>
    <w:rsid w:val="00252E42"/>
    <w:rsid w:val="0025358B"/>
    <w:rsid w:val="00253665"/>
    <w:rsid w:val="0025378F"/>
    <w:rsid w:val="0025397B"/>
    <w:rsid w:val="002539DA"/>
    <w:rsid w:val="00253BA3"/>
    <w:rsid w:val="00253E9C"/>
    <w:rsid w:val="002541F4"/>
    <w:rsid w:val="00254401"/>
    <w:rsid w:val="0025461F"/>
    <w:rsid w:val="00254B6F"/>
    <w:rsid w:val="00254BB1"/>
    <w:rsid w:val="00254CCD"/>
    <w:rsid w:val="0025520A"/>
    <w:rsid w:val="0025525E"/>
    <w:rsid w:val="00255446"/>
    <w:rsid w:val="002554AC"/>
    <w:rsid w:val="00255AF2"/>
    <w:rsid w:val="00255C48"/>
    <w:rsid w:val="00256062"/>
    <w:rsid w:val="0025650C"/>
    <w:rsid w:val="002565A5"/>
    <w:rsid w:val="00256C6F"/>
    <w:rsid w:val="0025743F"/>
    <w:rsid w:val="00257792"/>
    <w:rsid w:val="0026008F"/>
    <w:rsid w:val="0026123E"/>
    <w:rsid w:val="002618E3"/>
    <w:rsid w:val="00261917"/>
    <w:rsid w:val="002619E1"/>
    <w:rsid w:val="0026234F"/>
    <w:rsid w:val="002626FF"/>
    <w:rsid w:val="0026286D"/>
    <w:rsid w:val="00262B2E"/>
    <w:rsid w:val="00262C69"/>
    <w:rsid w:val="00262DD6"/>
    <w:rsid w:val="002632E4"/>
    <w:rsid w:val="00263B5B"/>
    <w:rsid w:val="00263B64"/>
    <w:rsid w:val="00263DA8"/>
    <w:rsid w:val="002642C4"/>
    <w:rsid w:val="00264310"/>
    <w:rsid w:val="002646F8"/>
    <w:rsid w:val="0026501B"/>
    <w:rsid w:val="00265099"/>
    <w:rsid w:val="002652F6"/>
    <w:rsid w:val="00265320"/>
    <w:rsid w:val="00265762"/>
    <w:rsid w:val="00266062"/>
    <w:rsid w:val="002660D4"/>
    <w:rsid w:val="002663A7"/>
    <w:rsid w:val="00267700"/>
    <w:rsid w:val="00267C0F"/>
    <w:rsid w:val="00267E02"/>
    <w:rsid w:val="002702C7"/>
    <w:rsid w:val="002707E0"/>
    <w:rsid w:val="00270B9A"/>
    <w:rsid w:val="00271229"/>
    <w:rsid w:val="002718FE"/>
    <w:rsid w:val="00271904"/>
    <w:rsid w:val="00271E4B"/>
    <w:rsid w:val="002722AC"/>
    <w:rsid w:val="00272329"/>
    <w:rsid w:val="00272885"/>
    <w:rsid w:val="00273CE5"/>
    <w:rsid w:val="00273EDB"/>
    <w:rsid w:val="0027432B"/>
    <w:rsid w:val="0027533F"/>
    <w:rsid w:val="002754A0"/>
    <w:rsid w:val="00275507"/>
    <w:rsid w:val="00275558"/>
    <w:rsid w:val="00275753"/>
    <w:rsid w:val="00275C71"/>
    <w:rsid w:val="00276157"/>
    <w:rsid w:val="002764E8"/>
    <w:rsid w:val="00276592"/>
    <w:rsid w:val="00276740"/>
    <w:rsid w:val="002767B3"/>
    <w:rsid w:val="00277402"/>
    <w:rsid w:val="002808AD"/>
    <w:rsid w:val="00280911"/>
    <w:rsid w:val="00280CAD"/>
    <w:rsid w:val="00280E7C"/>
    <w:rsid w:val="002810C9"/>
    <w:rsid w:val="0028134B"/>
    <w:rsid w:val="00281362"/>
    <w:rsid w:val="00281A1F"/>
    <w:rsid w:val="002821B7"/>
    <w:rsid w:val="00282915"/>
    <w:rsid w:val="00283188"/>
    <w:rsid w:val="00283359"/>
    <w:rsid w:val="00283B7C"/>
    <w:rsid w:val="002840FF"/>
    <w:rsid w:val="00284576"/>
    <w:rsid w:val="00285213"/>
    <w:rsid w:val="00285534"/>
    <w:rsid w:val="00285B6D"/>
    <w:rsid w:val="00285D67"/>
    <w:rsid w:val="00285D75"/>
    <w:rsid w:val="00286D80"/>
    <w:rsid w:val="00286F26"/>
    <w:rsid w:val="00286FBB"/>
    <w:rsid w:val="00290F44"/>
    <w:rsid w:val="0029124B"/>
    <w:rsid w:val="0029183A"/>
    <w:rsid w:val="00291D59"/>
    <w:rsid w:val="00291E0E"/>
    <w:rsid w:val="00291F2E"/>
    <w:rsid w:val="00292164"/>
    <w:rsid w:val="002922CA"/>
    <w:rsid w:val="002924AC"/>
    <w:rsid w:val="00292C5B"/>
    <w:rsid w:val="00292E78"/>
    <w:rsid w:val="0029310E"/>
    <w:rsid w:val="0029316F"/>
    <w:rsid w:val="002934CF"/>
    <w:rsid w:val="002936EA"/>
    <w:rsid w:val="002938F7"/>
    <w:rsid w:val="00294132"/>
    <w:rsid w:val="002945C7"/>
    <w:rsid w:val="00295821"/>
    <w:rsid w:val="00295E54"/>
    <w:rsid w:val="0029615C"/>
    <w:rsid w:val="002961BD"/>
    <w:rsid w:val="00296883"/>
    <w:rsid w:val="002969C9"/>
    <w:rsid w:val="00296A8E"/>
    <w:rsid w:val="00296CCF"/>
    <w:rsid w:val="00296D84"/>
    <w:rsid w:val="00297037"/>
    <w:rsid w:val="002976CD"/>
    <w:rsid w:val="0029778C"/>
    <w:rsid w:val="00297935"/>
    <w:rsid w:val="00297A8A"/>
    <w:rsid w:val="002A0A69"/>
    <w:rsid w:val="002A0B2B"/>
    <w:rsid w:val="002A0BCD"/>
    <w:rsid w:val="002A1454"/>
    <w:rsid w:val="002A166C"/>
    <w:rsid w:val="002A1877"/>
    <w:rsid w:val="002A19D6"/>
    <w:rsid w:val="002A1C02"/>
    <w:rsid w:val="002A1F13"/>
    <w:rsid w:val="002A2332"/>
    <w:rsid w:val="002A242D"/>
    <w:rsid w:val="002A2AD3"/>
    <w:rsid w:val="002A2E29"/>
    <w:rsid w:val="002A31BC"/>
    <w:rsid w:val="002A31EE"/>
    <w:rsid w:val="002A3386"/>
    <w:rsid w:val="002A40FE"/>
    <w:rsid w:val="002A4566"/>
    <w:rsid w:val="002A47CB"/>
    <w:rsid w:val="002A589D"/>
    <w:rsid w:val="002A723F"/>
    <w:rsid w:val="002A73E8"/>
    <w:rsid w:val="002A78C8"/>
    <w:rsid w:val="002A7A6C"/>
    <w:rsid w:val="002B0253"/>
    <w:rsid w:val="002B085F"/>
    <w:rsid w:val="002B0AB2"/>
    <w:rsid w:val="002B0EDC"/>
    <w:rsid w:val="002B1EA3"/>
    <w:rsid w:val="002B1FA8"/>
    <w:rsid w:val="002B27A4"/>
    <w:rsid w:val="002B28B4"/>
    <w:rsid w:val="002B2AC0"/>
    <w:rsid w:val="002B2EC8"/>
    <w:rsid w:val="002B3A6C"/>
    <w:rsid w:val="002B3ABC"/>
    <w:rsid w:val="002B3CD2"/>
    <w:rsid w:val="002B3D1F"/>
    <w:rsid w:val="002B409E"/>
    <w:rsid w:val="002B47AC"/>
    <w:rsid w:val="002B4AD2"/>
    <w:rsid w:val="002B632B"/>
    <w:rsid w:val="002B66B4"/>
    <w:rsid w:val="002B6C33"/>
    <w:rsid w:val="002B6C67"/>
    <w:rsid w:val="002B6D97"/>
    <w:rsid w:val="002B6E5B"/>
    <w:rsid w:val="002B73FA"/>
    <w:rsid w:val="002B7744"/>
    <w:rsid w:val="002B79AF"/>
    <w:rsid w:val="002B7ACB"/>
    <w:rsid w:val="002C0167"/>
    <w:rsid w:val="002C01C4"/>
    <w:rsid w:val="002C0441"/>
    <w:rsid w:val="002C0866"/>
    <w:rsid w:val="002C0965"/>
    <w:rsid w:val="002C0B18"/>
    <w:rsid w:val="002C1352"/>
    <w:rsid w:val="002C1746"/>
    <w:rsid w:val="002C1B9F"/>
    <w:rsid w:val="002C204D"/>
    <w:rsid w:val="002C2455"/>
    <w:rsid w:val="002C2509"/>
    <w:rsid w:val="002C2616"/>
    <w:rsid w:val="002C286E"/>
    <w:rsid w:val="002C2BE5"/>
    <w:rsid w:val="002C338B"/>
    <w:rsid w:val="002C3601"/>
    <w:rsid w:val="002C3872"/>
    <w:rsid w:val="002C39D4"/>
    <w:rsid w:val="002C48F4"/>
    <w:rsid w:val="002C4B7D"/>
    <w:rsid w:val="002C4CF2"/>
    <w:rsid w:val="002C53A8"/>
    <w:rsid w:val="002C67D2"/>
    <w:rsid w:val="002C6919"/>
    <w:rsid w:val="002C695E"/>
    <w:rsid w:val="002C69B5"/>
    <w:rsid w:val="002C6E3A"/>
    <w:rsid w:val="002C7095"/>
    <w:rsid w:val="002C7253"/>
    <w:rsid w:val="002C79AB"/>
    <w:rsid w:val="002D0484"/>
    <w:rsid w:val="002D04C8"/>
    <w:rsid w:val="002D08D4"/>
    <w:rsid w:val="002D09A1"/>
    <w:rsid w:val="002D0B25"/>
    <w:rsid w:val="002D0BDE"/>
    <w:rsid w:val="002D1C8E"/>
    <w:rsid w:val="002D1D79"/>
    <w:rsid w:val="002D26CA"/>
    <w:rsid w:val="002D2855"/>
    <w:rsid w:val="002D2C3B"/>
    <w:rsid w:val="002D3462"/>
    <w:rsid w:val="002D41D6"/>
    <w:rsid w:val="002D43EB"/>
    <w:rsid w:val="002D4C8F"/>
    <w:rsid w:val="002D4E54"/>
    <w:rsid w:val="002D4EB1"/>
    <w:rsid w:val="002D4EE8"/>
    <w:rsid w:val="002D5219"/>
    <w:rsid w:val="002D533A"/>
    <w:rsid w:val="002D6BDC"/>
    <w:rsid w:val="002D718C"/>
    <w:rsid w:val="002D755B"/>
    <w:rsid w:val="002D7630"/>
    <w:rsid w:val="002D76AA"/>
    <w:rsid w:val="002D7985"/>
    <w:rsid w:val="002D79E9"/>
    <w:rsid w:val="002E0193"/>
    <w:rsid w:val="002E110B"/>
    <w:rsid w:val="002E244E"/>
    <w:rsid w:val="002E25CC"/>
    <w:rsid w:val="002E269A"/>
    <w:rsid w:val="002E2ED3"/>
    <w:rsid w:val="002E3462"/>
    <w:rsid w:val="002E39FB"/>
    <w:rsid w:val="002E3A15"/>
    <w:rsid w:val="002E3C7B"/>
    <w:rsid w:val="002E3F2E"/>
    <w:rsid w:val="002E423D"/>
    <w:rsid w:val="002E4DBC"/>
    <w:rsid w:val="002E4E86"/>
    <w:rsid w:val="002E5086"/>
    <w:rsid w:val="002E5AF1"/>
    <w:rsid w:val="002E5DCA"/>
    <w:rsid w:val="002E5E4E"/>
    <w:rsid w:val="002E5EB4"/>
    <w:rsid w:val="002E63FD"/>
    <w:rsid w:val="002E65BB"/>
    <w:rsid w:val="002E6DF3"/>
    <w:rsid w:val="002E72E0"/>
    <w:rsid w:val="002E7B62"/>
    <w:rsid w:val="002E7BBD"/>
    <w:rsid w:val="002E7D0B"/>
    <w:rsid w:val="002E7D11"/>
    <w:rsid w:val="002F08B9"/>
    <w:rsid w:val="002F0A80"/>
    <w:rsid w:val="002F0B71"/>
    <w:rsid w:val="002F1F90"/>
    <w:rsid w:val="002F24A2"/>
    <w:rsid w:val="002F2569"/>
    <w:rsid w:val="002F27A9"/>
    <w:rsid w:val="002F2ADD"/>
    <w:rsid w:val="002F2D49"/>
    <w:rsid w:val="002F37FE"/>
    <w:rsid w:val="002F3ECF"/>
    <w:rsid w:val="002F42F6"/>
    <w:rsid w:val="002F47CB"/>
    <w:rsid w:val="002F513B"/>
    <w:rsid w:val="002F56B2"/>
    <w:rsid w:val="002F574C"/>
    <w:rsid w:val="002F5BA9"/>
    <w:rsid w:val="002F5DE1"/>
    <w:rsid w:val="002F613B"/>
    <w:rsid w:val="002F64C9"/>
    <w:rsid w:val="002F68B1"/>
    <w:rsid w:val="002F6B36"/>
    <w:rsid w:val="002F6F95"/>
    <w:rsid w:val="002F716A"/>
    <w:rsid w:val="002F7519"/>
    <w:rsid w:val="002F795A"/>
    <w:rsid w:val="002F7B25"/>
    <w:rsid w:val="002F7FC4"/>
    <w:rsid w:val="0030011B"/>
    <w:rsid w:val="0030023B"/>
    <w:rsid w:val="00300460"/>
    <w:rsid w:val="00300B3D"/>
    <w:rsid w:val="00300CE6"/>
    <w:rsid w:val="00300D21"/>
    <w:rsid w:val="00300DC8"/>
    <w:rsid w:val="00300E1B"/>
    <w:rsid w:val="00301617"/>
    <w:rsid w:val="00301757"/>
    <w:rsid w:val="00301C00"/>
    <w:rsid w:val="00301C14"/>
    <w:rsid w:val="00301D88"/>
    <w:rsid w:val="00301DBC"/>
    <w:rsid w:val="00301F80"/>
    <w:rsid w:val="0030238A"/>
    <w:rsid w:val="00302CAC"/>
    <w:rsid w:val="00302E36"/>
    <w:rsid w:val="00302F60"/>
    <w:rsid w:val="00303232"/>
    <w:rsid w:val="00303526"/>
    <w:rsid w:val="00303AE1"/>
    <w:rsid w:val="00303B9A"/>
    <w:rsid w:val="0030422D"/>
    <w:rsid w:val="00304426"/>
    <w:rsid w:val="00304AC8"/>
    <w:rsid w:val="00304C28"/>
    <w:rsid w:val="00305438"/>
    <w:rsid w:val="0030548D"/>
    <w:rsid w:val="00305692"/>
    <w:rsid w:val="0030582B"/>
    <w:rsid w:val="003060A6"/>
    <w:rsid w:val="003066FD"/>
    <w:rsid w:val="0030672B"/>
    <w:rsid w:val="00306858"/>
    <w:rsid w:val="0030690F"/>
    <w:rsid w:val="00306B18"/>
    <w:rsid w:val="00306DE0"/>
    <w:rsid w:val="00306F1D"/>
    <w:rsid w:val="003070E5"/>
    <w:rsid w:val="0030724F"/>
    <w:rsid w:val="0030767D"/>
    <w:rsid w:val="00307ECD"/>
    <w:rsid w:val="0031018F"/>
    <w:rsid w:val="003102CF"/>
    <w:rsid w:val="003105A3"/>
    <w:rsid w:val="00310B63"/>
    <w:rsid w:val="00310F41"/>
    <w:rsid w:val="0031119B"/>
    <w:rsid w:val="003115B0"/>
    <w:rsid w:val="003118BB"/>
    <w:rsid w:val="003120A5"/>
    <w:rsid w:val="00312152"/>
    <w:rsid w:val="0031223A"/>
    <w:rsid w:val="00312527"/>
    <w:rsid w:val="003127B4"/>
    <w:rsid w:val="003128E7"/>
    <w:rsid w:val="00312C99"/>
    <w:rsid w:val="003139AB"/>
    <w:rsid w:val="00313C27"/>
    <w:rsid w:val="0031464D"/>
    <w:rsid w:val="00314664"/>
    <w:rsid w:val="00314996"/>
    <w:rsid w:val="00314C41"/>
    <w:rsid w:val="003156EA"/>
    <w:rsid w:val="003158C2"/>
    <w:rsid w:val="00315AF1"/>
    <w:rsid w:val="00316946"/>
    <w:rsid w:val="00316A84"/>
    <w:rsid w:val="0031774E"/>
    <w:rsid w:val="003177D5"/>
    <w:rsid w:val="00317A08"/>
    <w:rsid w:val="00317C1F"/>
    <w:rsid w:val="00317C7C"/>
    <w:rsid w:val="003200AD"/>
    <w:rsid w:val="00320A4A"/>
    <w:rsid w:val="00320F6C"/>
    <w:rsid w:val="0032149A"/>
    <w:rsid w:val="003214E1"/>
    <w:rsid w:val="003217FC"/>
    <w:rsid w:val="003219FB"/>
    <w:rsid w:val="00321A7B"/>
    <w:rsid w:val="00321AA9"/>
    <w:rsid w:val="00321C34"/>
    <w:rsid w:val="003224D6"/>
    <w:rsid w:val="0032260E"/>
    <w:rsid w:val="0032260F"/>
    <w:rsid w:val="00322ABE"/>
    <w:rsid w:val="00322C5E"/>
    <w:rsid w:val="00322D5B"/>
    <w:rsid w:val="0032307A"/>
    <w:rsid w:val="00323569"/>
    <w:rsid w:val="00323579"/>
    <w:rsid w:val="0032441A"/>
    <w:rsid w:val="0032486C"/>
    <w:rsid w:val="00324B46"/>
    <w:rsid w:val="00324F55"/>
    <w:rsid w:val="00325420"/>
    <w:rsid w:val="0032580A"/>
    <w:rsid w:val="00325A73"/>
    <w:rsid w:val="00325B4F"/>
    <w:rsid w:val="00325C03"/>
    <w:rsid w:val="00325D02"/>
    <w:rsid w:val="0032612C"/>
    <w:rsid w:val="00326239"/>
    <w:rsid w:val="003266AC"/>
    <w:rsid w:val="00326739"/>
    <w:rsid w:val="0032679A"/>
    <w:rsid w:val="0032689E"/>
    <w:rsid w:val="00327743"/>
    <w:rsid w:val="00330360"/>
    <w:rsid w:val="0033038A"/>
    <w:rsid w:val="003303F4"/>
    <w:rsid w:val="0033080A"/>
    <w:rsid w:val="00330B8F"/>
    <w:rsid w:val="00330C1C"/>
    <w:rsid w:val="00330F22"/>
    <w:rsid w:val="00331048"/>
    <w:rsid w:val="003311E5"/>
    <w:rsid w:val="0033191C"/>
    <w:rsid w:val="00331F9E"/>
    <w:rsid w:val="003321D0"/>
    <w:rsid w:val="00332420"/>
    <w:rsid w:val="0033258A"/>
    <w:rsid w:val="003326D7"/>
    <w:rsid w:val="0033284F"/>
    <w:rsid w:val="003329FB"/>
    <w:rsid w:val="0033349A"/>
    <w:rsid w:val="00333707"/>
    <w:rsid w:val="003338A0"/>
    <w:rsid w:val="00334077"/>
    <w:rsid w:val="0033413F"/>
    <w:rsid w:val="003342D8"/>
    <w:rsid w:val="003344A9"/>
    <w:rsid w:val="0033451B"/>
    <w:rsid w:val="00334536"/>
    <w:rsid w:val="003348DA"/>
    <w:rsid w:val="003349FB"/>
    <w:rsid w:val="00334A4A"/>
    <w:rsid w:val="00334D00"/>
    <w:rsid w:val="00335079"/>
    <w:rsid w:val="003355E4"/>
    <w:rsid w:val="00335A1A"/>
    <w:rsid w:val="00335E71"/>
    <w:rsid w:val="0033672B"/>
    <w:rsid w:val="00336F87"/>
    <w:rsid w:val="00337349"/>
    <w:rsid w:val="0033794F"/>
    <w:rsid w:val="00340291"/>
    <w:rsid w:val="00340594"/>
    <w:rsid w:val="00340B14"/>
    <w:rsid w:val="00341304"/>
    <w:rsid w:val="00341814"/>
    <w:rsid w:val="0034196A"/>
    <w:rsid w:val="00341C80"/>
    <w:rsid w:val="00341D5D"/>
    <w:rsid w:val="00342151"/>
    <w:rsid w:val="0034248C"/>
    <w:rsid w:val="0034275B"/>
    <w:rsid w:val="003431CB"/>
    <w:rsid w:val="0034335B"/>
    <w:rsid w:val="003435E3"/>
    <w:rsid w:val="00343839"/>
    <w:rsid w:val="00343C1D"/>
    <w:rsid w:val="00344BF6"/>
    <w:rsid w:val="00344C62"/>
    <w:rsid w:val="0034544A"/>
    <w:rsid w:val="00345C2A"/>
    <w:rsid w:val="00346265"/>
    <w:rsid w:val="003465C8"/>
    <w:rsid w:val="00346B6C"/>
    <w:rsid w:val="00346F3B"/>
    <w:rsid w:val="003470B8"/>
    <w:rsid w:val="00347939"/>
    <w:rsid w:val="00347A65"/>
    <w:rsid w:val="00347B81"/>
    <w:rsid w:val="003501B8"/>
    <w:rsid w:val="00351161"/>
    <w:rsid w:val="00351D54"/>
    <w:rsid w:val="00351DD8"/>
    <w:rsid w:val="00351FDF"/>
    <w:rsid w:val="003522F3"/>
    <w:rsid w:val="00352A95"/>
    <w:rsid w:val="00352E0B"/>
    <w:rsid w:val="0035309D"/>
    <w:rsid w:val="0035363B"/>
    <w:rsid w:val="00353805"/>
    <w:rsid w:val="003542C5"/>
    <w:rsid w:val="00354C1C"/>
    <w:rsid w:val="003554E3"/>
    <w:rsid w:val="00355DF4"/>
    <w:rsid w:val="0035626A"/>
    <w:rsid w:val="0035682B"/>
    <w:rsid w:val="00356C72"/>
    <w:rsid w:val="00356D14"/>
    <w:rsid w:val="00356EFC"/>
    <w:rsid w:val="00357131"/>
    <w:rsid w:val="003572EF"/>
    <w:rsid w:val="003578CD"/>
    <w:rsid w:val="00357EFB"/>
    <w:rsid w:val="003607D6"/>
    <w:rsid w:val="003611DE"/>
    <w:rsid w:val="00362181"/>
    <w:rsid w:val="003621D4"/>
    <w:rsid w:val="003625A2"/>
    <w:rsid w:val="0036277C"/>
    <w:rsid w:val="003627D0"/>
    <w:rsid w:val="00362963"/>
    <w:rsid w:val="00362BE3"/>
    <w:rsid w:val="00362D5A"/>
    <w:rsid w:val="00362E6A"/>
    <w:rsid w:val="0036310D"/>
    <w:rsid w:val="003634DC"/>
    <w:rsid w:val="0036396F"/>
    <w:rsid w:val="00363C67"/>
    <w:rsid w:val="00363FC5"/>
    <w:rsid w:val="00364080"/>
    <w:rsid w:val="003640D5"/>
    <w:rsid w:val="00364173"/>
    <w:rsid w:val="003647FF"/>
    <w:rsid w:val="00364BAF"/>
    <w:rsid w:val="00365581"/>
    <w:rsid w:val="00365AC8"/>
    <w:rsid w:val="00365B2D"/>
    <w:rsid w:val="00365EE9"/>
    <w:rsid w:val="00366528"/>
    <w:rsid w:val="003666F9"/>
    <w:rsid w:val="00366F3D"/>
    <w:rsid w:val="003672E8"/>
    <w:rsid w:val="00367519"/>
    <w:rsid w:val="0036771A"/>
    <w:rsid w:val="003679FB"/>
    <w:rsid w:val="00367D09"/>
    <w:rsid w:val="0037076E"/>
    <w:rsid w:val="00370BF0"/>
    <w:rsid w:val="003711D7"/>
    <w:rsid w:val="003711DB"/>
    <w:rsid w:val="00371FFE"/>
    <w:rsid w:val="0037241A"/>
    <w:rsid w:val="003726BE"/>
    <w:rsid w:val="00372842"/>
    <w:rsid w:val="003728B9"/>
    <w:rsid w:val="00372CC6"/>
    <w:rsid w:val="00373782"/>
    <w:rsid w:val="00373956"/>
    <w:rsid w:val="00373973"/>
    <w:rsid w:val="00374A4A"/>
    <w:rsid w:val="00374EB7"/>
    <w:rsid w:val="00374FFD"/>
    <w:rsid w:val="003753C3"/>
    <w:rsid w:val="0037597A"/>
    <w:rsid w:val="00375AB3"/>
    <w:rsid w:val="003762D7"/>
    <w:rsid w:val="003762F9"/>
    <w:rsid w:val="0037662C"/>
    <w:rsid w:val="00377070"/>
    <w:rsid w:val="003770EE"/>
    <w:rsid w:val="00377276"/>
    <w:rsid w:val="0037742B"/>
    <w:rsid w:val="00377927"/>
    <w:rsid w:val="0038035D"/>
    <w:rsid w:val="00380599"/>
    <w:rsid w:val="00380694"/>
    <w:rsid w:val="0038073B"/>
    <w:rsid w:val="00380B64"/>
    <w:rsid w:val="0038103F"/>
    <w:rsid w:val="003811A1"/>
    <w:rsid w:val="00381E14"/>
    <w:rsid w:val="00381F05"/>
    <w:rsid w:val="003820B7"/>
    <w:rsid w:val="003821A6"/>
    <w:rsid w:val="003825A4"/>
    <w:rsid w:val="0038340A"/>
    <w:rsid w:val="00383C47"/>
    <w:rsid w:val="00384DF1"/>
    <w:rsid w:val="003852BD"/>
    <w:rsid w:val="003858E9"/>
    <w:rsid w:val="00385930"/>
    <w:rsid w:val="00385EE4"/>
    <w:rsid w:val="003865AA"/>
    <w:rsid w:val="003865C7"/>
    <w:rsid w:val="003869E9"/>
    <w:rsid w:val="00387042"/>
    <w:rsid w:val="0038719A"/>
    <w:rsid w:val="00387667"/>
    <w:rsid w:val="0038769D"/>
    <w:rsid w:val="0038786D"/>
    <w:rsid w:val="0039003A"/>
    <w:rsid w:val="00390730"/>
    <w:rsid w:val="003909EA"/>
    <w:rsid w:val="00390A66"/>
    <w:rsid w:val="00390CD7"/>
    <w:rsid w:val="00390E18"/>
    <w:rsid w:val="003911A0"/>
    <w:rsid w:val="003915ED"/>
    <w:rsid w:val="003916BA"/>
    <w:rsid w:val="00391A8D"/>
    <w:rsid w:val="0039206E"/>
    <w:rsid w:val="0039287D"/>
    <w:rsid w:val="0039336D"/>
    <w:rsid w:val="00393F05"/>
    <w:rsid w:val="00394159"/>
    <w:rsid w:val="00394802"/>
    <w:rsid w:val="00394AC9"/>
    <w:rsid w:val="00394B67"/>
    <w:rsid w:val="00395394"/>
    <w:rsid w:val="00395824"/>
    <w:rsid w:val="003958A6"/>
    <w:rsid w:val="00395E8C"/>
    <w:rsid w:val="00395F29"/>
    <w:rsid w:val="003960FA"/>
    <w:rsid w:val="0039612F"/>
    <w:rsid w:val="00397A17"/>
    <w:rsid w:val="00397D61"/>
    <w:rsid w:val="003A0002"/>
    <w:rsid w:val="003A05AB"/>
    <w:rsid w:val="003A073C"/>
    <w:rsid w:val="003A0A04"/>
    <w:rsid w:val="003A0D80"/>
    <w:rsid w:val="003A1168"/>
    <w:rsid w:val="003A11A8"/>
    <w:rsid w:val="003A17E0"/>
    <w:rsid w:val="003A18EA"/>
    <w:rsid w:val="003A1E6A"/>
    <w:rsid w:val="003A25A6"/>
    <w:rsid w:val="003A2953"/>
    <w:rsid w:val="003A2A88"/>
    <w:rsid w:val="003A2B26"/>
    <w:rsid w:val="003A2D4C"/>
    <w:rsid w:val="003A36C7"/>
    <w:rsid w:val="003A3AB2"/>
    <w:rsid w:val="003A3BE2"/>
    <w:rsid w:val="003A40BD"/>
    <w:rsid w:val="003A424B"/>
    <w:rsid w:val="003A42EF"/>
    <w:rsid w:val="003A48EB"/>
    <w:rsid w:val="003A4A28"/>
    <w:rsid w:val="003A4A51"/>
    <w:rsid w:val="003A4EF6"/>
    <w:rsid w:val="003A5383"/>
    <w:rsid w:val="003A5631"/>
    <w:rsid w:val="003A5B67"/>
    <w:rsid w:val="003A63F2"/>
    <w:rsid w:val="003A66D5"/>
    <w:rsid w:val="003A6CC5"/>
    <w:rsid w:val="003A6D54"/>
    <w:rsid w:val="003A6F11"/>
    <w:rsid w:val="003A7319"/>
    <w:rsid w:val="003A7649"/>
    <w:rsid w:val="003B11B5"/>
    <w:rsid w:val="003B157C"/>
    <w:rsid w:val="003B3764"/>
    <w:rsid w:val="003B3B0B"/>
    <w:rsid w:val="003B4065"/>
    <w:rsid w:val="003B4903"/>
    <w:rsid w:val="003B50FE"/>
    <w:rsid w:val="003B5130"/>
    <w:rsid w:val="003B5194"/>
    <w:rsid w:val="003B51FB"/>
    <w:rsid w:val="003B5A7F"/>
    <w:rsid w:val="003B5F5B"/>
    <w:rsid w:val="003B61C1"/>
    <w:rsid w:val="003B6258"/>
    <w:rsid w:val="003B63A5"/>
    <w:rsid w:val="003B65A7"/>
    <w:rsid w:val="003B65D0"/>
    <w:rsid w:val="003B6662"/>
    <w:rsid w:val="003B676E"/>
    <w:rsid w:val="003B6C1E"/>
    <w:rsid w:val="003B6F85"/>
    <w:rsid w:val="003B7008"/>
    <w:rsid w:val="003B7E64"/>
    <w:rsid w:val="003C03AE"/>
    <w:rsid w:val="003C04E3"/>
    <w:rsid w:val="003C06D5"/>
    <w:rsid w:val="003C07F6"/>
    <w:rsid w:val="003C0BD8"/>
    <w:rsid w:val="003C0BE6"/>
    <w:rsid w:val="003C16E5"/>
    <w:rsid w:val="003C1937"/>
    <w:rsid w:val="003C19DC"/>
    <w:rsid w:val="003C244D"/>
    <w:rsid w:val="003C270F"/>
    <w:rsid w:val="003C325C"/>
    <w:rsid w:val="003C3C3A"/>
    <w:rsid w:val="003C4277"/>
    <w:rsid w:val="003C44F5"/>
    <w:rsid w:val="003C456E"/>
    <w:rsid w:val="003C4BCE"/>
    <w:rsid w:val="003C4C48"/>
    <w:rsid w:val="003C54BE"/>
    <w:rsid w:val="003C55A0"/>
    <w:rsid w:val="003C5B60"/>
    <w:rsid w:val="003C68EC"/>
    <w:rsid w:val="003C7294"/>
    <w:rsid w:val="003C73C2"/>
    <w:rsid w:val="003C7770"/>
    <w:rsid w:val="003D012A"/>
    <w:rsid w:val="003D016B"/>
    <w:rsid w:val="003D0845"/>
    <w:rsid w:val="003D1AE8"/>
    <w:rsid w:val="003D1BBC"/>
    <w:rsid w:val="003D1E3B"/>
    <w:rsid w:val="003D1E98"/>
    <w:rsid w:val="003D2E8C"/>
    <w:rsid w:val="003D3288"/>
    <w:rsid w:val="003D3698"/>
    <w:rsid w:val="003D36CE"/>
    <w:rsid w:val="003D3911"/>
    <w:rsid w:val="003D3C00"/>
    <w:rsid w:val="003D4A92"/>
    <w:rsid w:val="003D4DFF"/>
    <w:rsid w:val="003D4EEB"/>
    <w:rsid w:val="003D5395"/>
    <w:rsid w:val="003D5879"/>
    <w:rsid w:val="003D59DB"/>
    <w:rsid w:val="003D5A49"/>
    <w:rsid w:val="003D6BEB"/>
    <w:rsid w:val="003D6CC1"/>
    <w:rsid w:val="003D6D8E"/>
    <w:rsid w:val="003D6E07"/>
    <w:rsid w:val="003D6F20"/>
    <w:rsid w:val="003D70C1"/>
    <w:rsid w:val="003D7480"/>
    <w:rsid w:val="003D74AE"/>
    <w:rsid w:val="003D7A75"/>
    <w:rsid w:val="003D7B37"/>
    <w:rsid w:val="003D7CB4"/>
    <w:rsid w:val="003D7FF1"/>
    <w:rsid w:val="003E03AB"/>
    <w:rsid w:val="003E0558"/>
    <w:rsid w:val="003E0772"/>
    <w:rsid w:val="003E0F2D"/>
    <w:rsid w:val="003E11F1"/>
    <w:rsid w:val="003E12E9"/>
    <w:rsid w:val="003E13E7"/>
    <w:rsid w:val="003E1938"/>
    <w:rsid w:val="003E2032"/>
    <w:rsid w:val="003E2043"/>
    <w:rsid w:val="003E20CC"/>
    <w:rsid w:val="003E20E8"/>
    <w:rsid w:val="003E2757"/>
    <w:rsid w:val="003E2CD2"/>
    <w:rsid w:val="003E38CA"/>
    <w:rsid w:val="003E3B86"/>
    <w:rsid w:val="003E4332"/>
    <w:rsid w:val="003E53FC"/>
    <w:rsid w:val="003E564D"/>
    <w:rsid w:val="003E565F"/>
    <w:rsid w:val="003E58CA"/>
    <w:rsid w:val="003E5A0F"/>
    <w:rsid w:val="003E64E7"/>
    <w:rsid w:val="003E6D11"/>
    <w:rsid w:val="003E6D15"/>
    <w:rsid w:val="003E70D6"/>
    <w:rsid w:val="003E72B7"/>
    <w:rsid w:val="003E731B"/>
    <w:rsid w:val="003E76EF"/>
    <w:rsid w:val="003F04E9"/>
    <w:rsid w:val="003F0972"/>
    <w:rsid w:val="003F0EF7"/>
    <w:rsid w:val="003F107B"/>
    <w:rsid w:val="003F1267"/>
    <w:rsid w:val="003F12FE"/>
    <w:rsid w:val="003F1518"/>
    <w:rsid w:val="003F178D"/>
    <w:rsid w:val="003F1C6D"/>
    <w:rsid w:val="003F1DF5"/>
    <w:rsid w:val="003F2B70"/>
    <w:rsid w:val="003F2DA6"/>
    <w:rsid w:val="003F3096"/>
    <w:rsid w:val="003F312D"/>
    <w:rsid w:val="003F3395"/>
    <w:rsid w:val="003F37EE"/>
    <w:rsid w:val="003F3B01"/>
    <w:rsid w:val="003F3C20"/>
    <w:rsid w:val="003F3FA9"/>
    <w:rsid w:val="003F4214"/>
    <w:rsid w:val="003F4270"/>
    <w:rsid w:val="003F48EF"/>
    <w:rsid w:val="003F4C9C"/>
    <w:rsid w:val="003F5091"/>
    <w:rsid w:val="003F5543"/>
    <w:rsid w:val="003F57FF"/>
    <w:rsid w:val="003F5DCF"/>
    <w:rsid w:val="003F6379"/>
    <w:rsid w:val="003F6612"/>
    <w:rsid w:val="003F69D9"/>
    <w:rsid w:val="003F6A1D"/>
    <w:rsid w:val="003F6D6C"/>
    <w:rsid w:val="003F72B4"/>
    <w:rsid w:val="003F75A5"/>
    <w:rsid w:val="003F7739"/>
    <w:rsid w:val="003F7DB3"/>
    <w:rsid w:val="003F7F9F"/>
    <w:rsid w:val="00400620"/>
    <w:rsid w:val="0040077F"/>
    <w:rsid w:val="00400A98"/>
    <w:rsid w:val="00400AE3"/>
    <w:rsid w:val="00400C53"/>
    <w:rsid w:val="00400CBA"/>
    <w:rsid w:val="00401267"/>
    <w:rsid w:val="004013F5"/>
    <w:rsid w:val="00401846"/>
    <w:rsid w:val="00401C35"/>
    <w:rsid w:val="00401C38"/>
    <w:rsid w:val="00401D59"/>
    <w:rsid w:val="00401EE9"/>
    <w:rsid w:val="004020B2"/>
    <w:rsid w:val="00402C62"/>
    <w:rsid w:val="00402D44"/>
    <w:rsid w:val="004033E3"/>
    <w:rsid w:val="004034BD"/>
    <w:rsid w:val="004034F3"/>
    <w:rsid w:val="00403C08"/>
    <w:rsid w:val="00403D64"/>
    <w:rsid w:val="00403DBE"/>
    <w:rsid w:val="00404151"/>
    <w:rsid w:val="004045DE"/>
    <w:rsid w:val="00404846"/>
    <w:rsid w:val="00404C36"/>
    <w:rsid w:val="00404D44"/>
    <w:rsid w:val="0040504E"/>
    <w:rsid w:val="00405567"/>
    <w:rsid w:val="00406505"/>
    <w:rsid w:val="00406BE9"/>
    <w:rsid w:val="00407291"/>
    <w:rsid w:val="00407BD5"/>
    <w:rsid w:val="004104BE"/>
    <w:rsid w:val="00410AAF"/>
    <w:rsid w:val="00410F3F"/>
    <w:rsid w:val="00411231"/>
    <w:rsid w:val="00411491"/>
    <w:rsid w:val="00411B8D"/>
    <w:rsid w:val="00411D7E"/>
    <w:rsid w:val="00412105"/>
    <w:rsid w:val="00412759"/>
    <w:rsid w:val="00412904"/>
    <w:rsid w:val="00412C7F"/>
    <w:rsid w:val="00412E7E"/>
    <w:rsid w:val="004130BB"/>
    <w:rsid w:val="00413969"/>
    <w:rsid w:val="00413DD8"/>
    <w:rsid w:val="004141D8"/>
    <w:rsid w:val="004147BA"/>
    <w:rsid w:val="00414BC6"/>
    <w:rsid w:val="00415584"/>
    <w:rsid w:val="00415591"/>
    <w:rsid w:val="00415913"/>
    <w:rsid w:val="00415FB0"/>
    <w:rsid w:val="00416154"/>
    <w:rsid w:val="004161BB"/>
    <w:rsid w:val="00416340"/>
    <w:rsid w:val="00416E34"/>
    <w:rsid w:val="0041736F"/>
    <w:rsid w:val="0041742B"/>
    <w:rsid w:val="004178F0"/>
    <w:rsid w:val="00417EF8"/>
    <w:rsid w:val="00420431"/>
    <w:rsid w:val="004208FF"/>
    <w:rsid w:val="004215EF"/>
    <w:rsid w:val="00421604"/>
    <w:rsid w:val="0042173B"/>
    <w:rsid w:val="0042183E"/>
    <w:rsid w:val="00421B3F"/>
    <w:rsid w:val="00421C2C"/>
    <w:rsid w:val="00421C54"/>
    <w:rsid w:val="00421D3E"/>
    <w:rsid w:val="00421F2C"/>
    <w:rsid w:val="00422653"/>
    <w:rsid w:val="00422920"/>
    <w:rsid w:val="00422A51"/>
    <w:rsid w:val="00422F01"/>
    <w:rsid w:val="0042344E"/>
    <w:rsid w:val="004235A2"/>
    <w:rsid w:val="0042367B"/>
    <w:rsid w:val="00423C6C"/>
    <w:rsid w:val="00423FC4"/>
    <w:rsid w:val="004254FC"/>
    <w:rsid w:val="00425813"/>
    <w:rsid w:val="00425FF3"/>
    <w:rsid w:val="00426CB7"/>
    <w:rsid w:val="00426D62"/>
    <w:rsid w:val="0042703F"/>
    <w:rsid w:val="00430191"/>
    <w:rsid w:val="004306E1"/>
    <w:rsid w:val="00430728"/>
    <w:rsid w:val="004308F9"/>
    <w:rsid w:val="00430C21"/>
    <w:rsid w:val="00430D64"/>
    <w:rsid w:val="00430D6C"/>
    <w:rsid w:val="0043139B"/>
    <w:rsid w:val="00431429"/>
    <w:rsid w:val="00431500"/>
    <w:rsid w:val="0043157A"/>
    <w:rsid w:val="004327F8"/>
    <w:rsid w:val="00432941"/>
    <w:rsid w:val="00432AFB"/>
    <w:rsid w:val="00433901"/>
    <w:rsid w:val="00433BA7"/>
    <w:rsid w:val="004341EC"/>
    <w:rsid w:val="004349A8"/>
    <w:rsid w:val="00435282"/>
    <w:rsid w:val="0043544C"/>
    <w:rsid w:val="00435705"/>
    <w:rsid w:val="00435BC2"/>
    <w:rsid w:val="00435C3E"/>
    <w:rsid w:val="00435F8A"/>
    <w:rsid w:val="00435FCB"/>
    <w:rsid w:val="00436077"/>
    <w:rsid w:val="00436E68"/>
    <w:rsid w:val="00440510"/>
    <w:rsid w:val="00440610"/>
    <w:rsid w:val="00440BED"/>
    <w:rsid w:val="00440D4B"/>
    <w:rsid w:val="00440E42"/>
    <w:rsid w:val="00440FFE"/>
    <w:rsid w:val="00441205"/>
    <w:rsid w:val="00441470"/>
    <w:rsid w:val="0044197F"/>
    <w:rsid w:val="00441B51"/>
    <w:rsid w:val="00441BA0"/>
    <w:rsid w:val="0044296D"/>
    <w:rsid w:val="00442A58"/>
    <w:rsid w:val="00442E1D"/>
    <w:rsid w:val="00442E92"/>
    <w:rsid w:val="00443427"/>
    <w:rsid w:val="0044347C"/>
    <w:rsid w:val="0044367E"/>
    <w:rsid w:val="00443727"/>
    <w:rsid w:val="0044399F"/>
    <w:rsid w:val="00443A01"/>
    <w:rsid w:val="00443F6C"/>
    <w:rsid w:val="004440C6"/>
    <w:rsid w:val="00444192"/>
    <w:rsid w:val="00444A23"/>
    <w:rsid w:val="00444C06"/>
    <w:rsid w:val="00444D8A"/>
    <w:rsid w:val="00444E6C"/>
    <w:rsid w:val="00445275"/>
    <w:rsid w:val="004452B8"/>
    <w:rsid w:val="00445D9E"/>
    <w:rsid w:val="00445F12"/>
    <w:rsid w:val="004469EB"/>
    <w:rsid w:val="00446A60"/>
    <w:rsid w:val="00446B7F"/>
    <w:rsid w:val="00446C6B"/>
    <w:rsid w:val="00446D0B"/>
    <w:rsid w:val="00446F99"/>
    <w:rsid w:val="004479F5"/>
    <w:rsid w:val="00447AE8"/>
    <w:rsid w:val="00447CAD"/>
    <w:rsid w:val="00447F04"/>
    <w:rsid w:val="0045031B"/>
    <w:rsid w:val="004507D2"/>
    <w:rsid w:val="004513EA"/>
    <w:rsid w:val="004515D4"/>
    <w:rsid w:val="0045188C"/>
    <w:rsid w:val="00451A68"/>
    <w:rsid w:val="00451BA5"/>
    <w:rsid w:val="00451C3D"/>
    <w:rsid w:val="0045274A"/>
    <w:rsid w:val="00452899"/>
    <w:rsid w:val="00452BA2"/>
    <w:rsid w:val="00453982"/>
    <w:rsid w:val="004539F1"/>
    <w:rsid w:val="0045408B"/>
    <w:rsid w:val="00454488"/>
    <w:rsid w:val="00454864"/>
    <w:rsid w:val="00454909"/>
    <w:rsid w:val="00454C43"/>
    <w:rsid w:val="00454DC5"/>
    <w:rsid w:val="004555E7"/>
    <w:rsid w:val="0045599C"/>
    <w:rsid w:val="00455AF2"/>
    <w:rsid w:val="0045651E"/>
    <w:rsid w:val="00456A21"/>
    <w:rsid w:val="00456A5F"/>
    <w:rsid w:val="00456FFC"/>
    <w:rsid w:val="00457280"/>
    <w:rsid w:val="00457560"/>
    <w:rsid w:val="004576F4"/>
    <w:rsid w:val="00457ADF"/>
    <w:rsid w:val="00457E65"/>
    <w:rsid w:val="004605B2"/>
    <w:rsid w:val="004605E9"/>
    <w:rsid w:val="004617CA"/>
    <w:rsid w:val="004619E5"/>
    <w:rsid w:val="00461C23"/>
    <w:rsid w:val="00461CD7"/>
    <w:rsid w:val="00461D86"/>
    <w:rsid w:val="00461DDA"/>
    <w:rsid w:val="00461E5E"/>
    <w:rsid w:val="0046241A"/>
    <w:rsid w:val="0046243F"/>
    <w:rsid w:val="00462446"/>
    <w:rsid w:val="004625B8"/>
    <w:rsid w:val="004625EF"/>
    <w:rsid w:val="004627FA"/>
    <w:rsid w:val="0046305A"/>
    <w:rsid w:val="004635FC"/>
    <w:rsid w:val="0046376F"/>
    <w:rsid w:val="004637F5"/>
    <w:rsid w:val="004644A4"/>
    <w:rsid w:val="00465A41"/>
    <w:rsid w:val="00465F0C"/>
    <w:rsid w:val="004666DD"/>
    <w:rsid w:val="004668FA"/>
    <w:rsid w:val="00466937"/>
    <w:rsid w:val="004669C7"/>
    <w:rsid w:val="004674E8"/>
    <w:rsid w:val="00467551"/>
    <w:rsid w:val="004678B4"/>
    <w:rsid w:val="004709CD"/>
    <w:rsid w:val="00470E7A"/>
    <w:rsid w:val="0047115D"/>
    <w:rsid w:val="004716BE"/>
    <w:rsid w:val="00471D19"/>
    <w:rsid w:val="004726E0"/>
    <w:rsid w:val="00472857"/>
    <w:rsid w:val="00472CD2"/>
    <w:rsid w:val="00472F51"/>
    <w:rsid w:val="00473222"/>
    <w:rsid w:val="004732BB"/>
    <w:rsid w:val="0047383F"/>
    <w:rsid w:val="00473909"/>
    <w:rsid w:val="00473AC7"/>
    <w:rsid w:val="00473FD1"/>
    <w:rsid w:val="00474639"/>
    <w:rsid w:val="004746B2"/>
    <w:rsid w:val="00474AE2"/>
    <w:rsid w:val="00474E80"/>
    <w:rsid w:val="00474FC6"/>
    <w:rsid w:val="00475073"/>
    <w:rsid w:val="00475114"/>
    <w:rsid w:val="00475A54"/>
    <w:rsid w:val="00475AB5"/>
    <w:rsid w:val="00475F1E"/>
    <w:rsid w:val="004768DC"/>
    <w:rsid w:val="00476D86"/>
    <w:rsid w:val="00477344"/>
    <w:rsid w:val="0047738C"/>
    <w:rsid w:val="00477534"/>
    <w:rsid w:val="004779F7"/>
    <w:rsid w:val="00477D80"/>
    <w:rsid w:val="00477E38"/>
    <w:rsid w:val="00480190"/>
    <w:rsid w:val="00480364"/>
    <w:rsid w:val="00480747"/>
    <w:rsid w:val="00480918"/>
    <w:rsid w:val="00480D78"/>
    <w:rsid w:val="0048132C"/>
    <w:rsid w:val="0048143C"/>
    <w:rsid w:val="0048183B"/>
    <w:rsid w:val="00481C45"/>
    <w:rsid w:val="00482696"/>
    <w:rsid w:val="004827FB"/>
    <w:rsid w:val="00482B77"/>
    <w:rsid w:val="00482BA9"/>
    <w:rsid w:val="00483142"/>
    <w:rsid w:val="00483247"/>
    <w:rsid w:val="00483912"/>
    <w:rsid w:val="00483F0C"/>
    <w:rsid w:val="00483FCF"/>
    <w:rsid w:val="004841D4"/>
    <w:rsid w:val="00484459"/>
    <w:rsid w:val="0048477A"/>
    <w:rsid w:val="0048489F"/>
    <w:rsid w:val="004848EB"/>
    <w:rsid w:val="00484E53"/>
    <w:rsid w:val="004851A8"/>
    <w:rsid w:val="0048560E"/>
    <w:rsid w:val="004859C4"/>
    <w:rsid w:val="00485B96"/>
    <w:rsid w:val="00485DE2"/>
    <w:rsid w:val="00485F2C"/>
    <w:rsid w:val="00486511"/>
    <w:rsid w:val="0048663F"/>
    <w:rsid w:val="0048691F"/>
    <w:rsid w:val="00486DEA"/>
    <w:rsid w:val="00487035"/>
    <w:rsid w:val="00487130"/>
    <w:rsid w:val="00487273"/>
    <w:rsid w:val="00487EEE"/>
    <w:rsid w:val="00487F54"/>
    <w:rsid w:val="0049019C"/>
    <w:rsid w:val="00490374"/>
    <w:rsid w:val="00490A1A"/>
    <w:rsid w:val="00490BE9"/>
    <w:rsid w:val="0049131D"/>
    <w:rsid w:val="00491363"/>
    <w:rsid w:val="0049137F"/>
    <w:rsid w:val="00491680"/>
    <w:rsid w:val="00491755"/>
    <w:rsid w:val="0049191D"/>
    <w:rsid w:val="00492224"/>
    <w:rsid w:val="004929FF"/>
    <w:rsid w:val="00492EA7"/>
    <w:rsid w:val="0049362F"/>
    <w:rsid w:val="004936B8"/>
    <w:rsid w:val="00493AF2"/>
    <w:rsid w:val="0049416F"/>
    <w:rsid w:val="004945AD"/>
    <w:rsid w:val="00495269"/>
    <w:rsid w:val="0049548B"/>
    <w:rsid w:val="00495571"/>
    <w:rsid w:val="004955CA"/>
    <w:rsid w:val="004957F5"/>
    <w:rsid w:val="0049587C"/>
    <w:rsid w:val="00495B4B"/>
    <w:rsid w:val="0049635D"/>
    <w:rsid w:val="00496D47"/>
    <w:rsid w:val="004970B5"/>
    <w:rsid w:val="0049722E"/>
    <w:rsid w:val="0049798A"/>
    <w:rsid w:val="00497D92"/>
    <w:rsid w:val="00497E8A"/>
    <w:rsid w:val="004A0D20"/>
    <w:rsid w:val="004A0ECE"/>
    <w:rsid w:val="004A130C"/>
    <w:rsid w:val="004A135F"/>
    <w:rsid w:val="004A19A6"/>
    <w:rsid w:val="004A1B45"/>
    <w:rsid w:val="004A1C40"/>
    <w:rsid w:val="004A1D58"/>
    <w:rsid w:val="004A2055"/>
    <w:rsid w:val="004A2723"/>
    <w:rsid w:val="004A2ABE"/>
    <w:rsid w:val="004A32AE"/>
    <w:rsid w:val="004A34BD"/>
    <w:rsid w:val="004A3887"/>
    <w:rsid w:val="004A3DFE"/>
    <w:rsid w:val="004A4275"/>
    <w:rsid w:val="004A42AB"/>
    <w:rsid w:val="004A53C7"/>
    <w:rsid w:val="004A5682"/>
    <w:rsid w:val="004A5861"/>
    <w:rsid w:val="004A5AED"/>
    <w:rsid w:val="004A5F18"/>
    <w:rsid w:val="004A62AB"/>
    <w:rsid w:val="004A62E9"/>
    <w:rsid w:val="004A67EC"/>
    <w:rsid w:val="004A6D7A"/>
    <w:rsid w:val="004A7197"/>
    <w:rsid w:val="004A729B"/>
    <w:rsid w:val="004A7440"/>
    <w:rsid w:val="004A78AB"/>
    <w:rsid w:val="004A799F"/>
    <w:rsid w:val="004A7D1F"/>
    <w:rsid w:val="004B065E"/>
    <w:rsid w:val="004B0CBE"/>
    <w:rsid w:val="004B1405"/>
    <w:rsid w:val="004B14C6"/>
    <w:rsid w:val="004B1507"/>
    <w:rsid w:val="004B1F3F"/>
    <w:rsid w:val="004B2528"/>
    <w:rsid w:val="004B25CA"/>
    <w:rsid w:val="004B26FC"/>
    <w:rsid w:val="004B2C8D"/>
    <w:rsid w:val="004B4234"/>
    <w:rsid w:val="004B42F0"/>
    <w:rsid w:val="004B483F"/>
    <w:rsid w:val="004B4958"/>
    <w:rsid w:val="004B49B1"/>
    <w:rsid w:val="004B4D0E"/>
    <w:rsid w:val="004B4E72"/>
    <w:rsid w:val="004B5503"/>
    <w:rsid w:val="004B550E"/>
    <w:rsid w:val="004B5A4E"/>
    <w:rsid w:val="004B5A96"/>
    <w:rsid w:val="004B5D54"/>
    <w:rsid w:val="004B6363"/>
    <w:rsid w:val="004B6B21"/>
    <w:rsid w:val="004B6C1A"/>
    <w:rsid w:val="004B7617"/>
    <w:rsid w:val="004B7744"/>
    <w:rsid w:val="004B7EA4"/>
    <w:rsid w:val="004C01D1"/>
    <w:rsid w:val="004C0215"/>
    <w:rsid w:val="004C0683"/>
    <w:rsid w:val="004C149C"/>
    <w:rsid w:val="004C1526"/>
    <w:rsid w:val="004C1AA6"/>
    <w:rsid w:val="004C1D1B"/>
    <w:rsid w:val="004C1DF9"/>
    <w:rsid w:val="004C21B1"/>
    <w:rsid w:val="004C2445"/>
    <w:rsid w:val="004C25F5"/>
    <w:rsid w:val="004C2670"/>
    <w:rsid w:val="004C2E7B"/>
    <w:rsid w:val="004C321B"/>
    <w:rsid w:val="004C3ADD"/>
    <w:rsid w:val="004C3CB6"/>
    <w:rsid w:val="004C40B6"/>
    <w:rsid w:val="004C4302"/>
    <w:rsid w:val="004C4341"/>
    <w:rsid w:val="004C4767"/>
    <w:rsid w:val="004C4869"/>
    <w:rsid w:val="004C4E5D"/>
    <w:rsid w:val="004C4E64"/>
    <w:rsid w:val="004C5401"/>
    <w:rsid w:val="004C58E0"/>
    <w:rsid w:val="004C5ACA"/>
    <w:rsid w:val="004C5DCF"/>
    <w:rsid w:val="004C6395"/>
    <w:rsid w:val="004C6417"/>
    <w:rsid w:val="004C6D32"/>
    <w:rsid w:val="004C7A46"/>
    <w:rsid w:val="004C7BCE"/>
    <w:rsid w:val="004C7E84"/>
    <w:rsid w:val="004C7F90"/>
    <w:rsid w:val="004D001A"/>
    <w:rsid w:val="004D009D"/>
    <w:rsid w:val="004D066A"/>
    <w:rsid w:val="004D1513"/>
    <w:rsid w:val="004D1674"/>
    <w:rsid w:val="004D168F"/>
    <w:rsid w:val="004D1C97"/>
    <w:rsid w:val="004D1F2E"/>
    <w:rsid w:val="004D1F92"/>
    <w:rsid w:val="004D1FC4"/>
    <w:rsid w:val="004D22FD"/>
    <w:rsid w:val="004D2B4A"/>
    <w:rsid w:val="004D3134"/>
    <w:rsid w:val="004D3520"/>
    <w:rsid w:val="004D41DF"/>
    <w:rsid w:val="004D48A9"/>
    <w:rsid w:val="004D4C22"/>
    <w:rsid w:val="004D59CF"/>
    <w:rsid w:val="004D5E44"/>
    <w:rsid w:val="004D607B"/>
    <w:rsid w:val="004D6442"/>
    <w:rsid w:val="004D65C3"/>
    <w:rsid w:val="004D68CF"/>
    <w:rsid w:val="004D69B0"/>
    <w:rsid w:val="004D7069"/>
    <w:rsid w:val="004D7648"/>
    <w:rsid w:val="004D7896"/>
    <w:rsid w:val="004D7D73"/>
    <w:rsid w:val="004E01CE"/>
    <w:rsid w:val="004E0329"/>
    <w:rsid w:val="004E03B0"/>
    <w:rsid w:val="004E08A4"/>
    <w:rsid w:val="004E0A9D"/>
    <w:rsid w:val="004E1125"/>
    <w:rsid w:val="004E129C"/>
    <w:rsid w:val="004E1568"/>
    <w:rsid w:val="004E18FA"/>
    <w:rsid w:val="004E1F47"/>
    <w:rsid w:val="004E1FA8"/>
    <w:rsid w:val="004E277A"/>
    <w:rsid w:val="004E2A13"/>
    <w:rsid w:val="004E31CC"/>
    <w:rsid w:val="004E3589"/>
    <w:rsid w:val="004E35B5"/>
    <w:rsid w:val="004E4360"/>
    <w:rsid w:val="004E4996"/>
    <w:rsid w:val="004E5061"/>
    <w:rsid w:val="004E5E89"/>
    <w:rsid w:val="004E6013"/>
    <w:rsid w:val="004E663D"/>
    <w:rsid w:val="004E6D11"/>
    <w:rsid w:val="004E6E36"/>
    <w:rsid w:val="004E6E91"/>
    <w:rsid w:val="004E6F3A"/>
    <w:rsid w:val="004E701F"/>
    <w:rsid w:val="004E7156"/>
    <w:rsid w:val="004E728B"/>
    <w:rsid w:val="004E7405"/>
    <w:rsid w:val="004E7A95"/>
    <w:rsid w:val="004E7B30"/>
    <w:rsid w:val="004E7DCE"/>
    <w:rsid w:val="004F00B6"/>
    <w:rsid w:val="004F026B"/>
    <w:rsid w:val="004F0661"/>
    <w:rsid w:val="004F08E0"/>
    <w:rsid w:val="004F0D3B"/>
    <w:rsid w:val="004F104E"/>
    <w:rsid w:val="004F1131"/>
    <w:rsid w:val="004F11CD"/>
    <w:rsid w:val="004F11F4"/>
    <w:rsid w:val="004F1413"/>
    <w:rsid w:val="004F1481"/>
    <w:rsid w:val="004F153F"/>
    <w:rsid w:val="004F2754"/>
    <w:rsid w:val="004F2CE8"/>
    <w:rsid w:val="004F2E54"/>
    <w:rsid w:val="004F3258"/>
    <w:rsid w:val="004F352B"/>
    <w:rsid w:val="004F35DE"/>
    <w:rsid w:val="004F3983"/>
    <w:rsid w:val="004F3A88"/>
    <w:rsid w:val="004F3AD1"/>
    <w:rsid w:val="004F3C7B"/>
    <w:rsid w:val="004F3C7F"/>
    <w:rsid w:val="004F44CC"/>
    <w:rsid w:val="004F472A"/>
    <w:rsid w:val="004F4A67"/>
    <w:rsid w:val="004F4C57"/>
    <w:rsid w:val="004F4CF1"/>
    <w:rsid w:val="004F5498"/>
    <w:rsid w:val="004F58FF"/>
    <w:rsid w:val="004F6085"/>
    <w:rsid w:val="004F615E"/>
    <w:rsid w:val="004F6D69"/>
    <w:rsid w:val="004F72E4"/>
    <w:rsid w:val="004F7339"/>
    <w:rsid w:val="004F7612"/>
    <w:rsid w:val="004F765E"/>
    <w:rsid w:val="004F7A5A"/>
    <w:rsid w:val="004F7AB2"/>
    <w:rsid w:val="004F7C04"/>
    <w:rsid w:val="00500102"/>
    <w:rsid w:val="00500D77"/>
    <w:rsid w:val="00501773"/>
    <w:rsid w:val="00501C7D"/>
    <w:rsid w:val="00501E35"/>
    <w:rsid w:val="00501E39"/>
    <w:rsid w:val="00501FC9"/>
    <w:rsid w:val="005023C3"/>
    <w:rsid w:val="00502637"/>
    <w:rsid w:val="00502879"/>
    <w:rsid w:val="00502AC7"/>
    <w:rsid w:val="005030F4"/>
    <w:rsid w:val="005033E8"/>
    <w:rsid w:val="005034EE"/>
    <w:rsid w:val="00503A80"/>
    <w:rsid w:val="00505217"/>
    <w:rsid w:val="00505514"/>
    <w:rsid w:val="005057F1"/>
    <w:rsid w:val="00505840"/>
    <w:rsid w:val="00505882"/>
    <w:rsid w:val="0050588F"/>
    <w:rsid w:val="00505C74"/>
    <w:rsid w:val="00505EC2"/>
    <w:rsid w:val="005067BF"/>
    <w:rsid w:val="00506DD4"/>
    <w:rsid w:val="0050701C"/>
    <w:rsid w:val="0050719A"/>
    <w:rsid w:val="005072CB"/>
    <w:rsid w:val="00507457"/>
    <w:rsid w:val="005077A4"/>
    <w:rsid w:val="00507B6E"/>
    <w:rsid w:val="00510231"/>
    <w:rsid w:val="00510720"/>
    <w:rsid w:val="00510B01"/>
    <w:rsid w:val="00510DE0"/>
    <w:rsid w:val="005110E2"/>
    <w:rsid w:val="00511109"/>
    <w:rsid w:val="005111A2"/>
    <w:rsid w:val="00511202"/>
    <w:rsid w:val="0051137A"/>
    <w:rsid w:val="005115B9"/>
    <w:rsid w:val="00511F89"/>
    <w:rsid w:val="0051211F"/>
    <w:rsid w:val="00512C72"/>
    <w:rsid w:val="00513497"/>
    <w:rsid w:val="00513CFF"/>
    <w:rsid w:val="00513DA6"/>
    <w:rsid w:val="00513F0C"/>
    <w:rsid w:val="00513FA0"/>
    <w:rsid w:val="005140F5"/>
    <w:rsid w:val="0051410F"/>
    <w:rsid w:val="0051418C"/>
    <w:rsid w:val="005143CE"/>
    <w:rsid w:val="005148A3"/>
    <w:rsid w:val="00514DA6"/>
    <w:rsid w:val="00514F20"/>
    <w:rsid w:val="0051528B"/>
    <w:rsid w:val="005155AE"/>
    <w:rsid w:val="00515624"/>
    <w:rsid w:val="00515802"/>
    <w:rsid w:val="00515C10"/>
    <w:rsid w:val="00516459"/>
    <w:rsid w:val="00516CB5"/>
    <w:rsid w:val="00516F4F"/>
    <w:rsid w:val="005175C5"/>
    <w:rsid w:val="00517849"/>
    <w:rsid w:val="00517C7B"/>
    <w:rsid w:val="00517D38"/>
    <w:rsid w:val="00517E6D"/>
    <w:rsid w:val="005200E8"/>
    <w:rsid w:val="00520552"/>
    <w:rsid w:val="00520869"/>
    <w:rsid w:val="00520BD9"/>
    <w:rsid w:val="00520BDC"/>
    <w:rsid w:val="005211B9"/>
    <w:rsid w:val="00521314"/>
    <w:rsid w:val="0052147F"/>
    <w:rsid w:val="005219CA"/>
    <w:rsid w:val="00521C68"/>
    <w:rsid w:val="00521C9C"/>
    <w:rsid w:val="00521E3E"/>
    <w:rsid w:val="00521ECD"/>
    <w:rsid w:val="00522004"/>
    <w:rsid w:val="00522083"/>
    <w:rsid w:val="00522371"/>
    <w:rsid w:val="00522B4F"/>
    <w:rsid w:val="00522D8C"/>
    <w:rsid w:val="0052331B"/>
    <w:rsid w:val="005239CF"/>
    <w:rsid w:val="00523B3A"/>
    <w:rsid w:val="00523B79"/>
    <w:rsid w:val="00523C28"/>
    <w:rsid w:val="00523CF0"/>
    <w:rsid w:val="00523F00"/>
    <w:rsid w:val="0052440E"/>
    <w:rsid w:val="00524C71"/>
    <w:rsid w:val="00524E67"/>
    <w:rsid w:val="00524F6B"/>
    <w:rsid w:val="00524FF3"/>
    <w:rsid w:val="005256A1"/>
    <w:rsid w:val="005257BA"/>
    <w:rsid w:val="00525ECC"/>
    <w:rsid w:val="005261C1"/>
    <w:rsid w:val="005267F3"/>
    <w:rsid w:val="005268D5"/>
    <w:rsid w:val="00526984"/>
    <w:rsid w:val="00527B86"/>
    <w:rsid w:val="00527C41"/>
    <w:rsid w:val="00530022"/>
    <w:rsid w:val="0053016F"/>
    <w:rsid w:val="005302B9"/>
    <w:rsid w:val="00530C6A"/>
    <w:rsid w:val="00530EEC"/>
    <w:rsid w:val="00530F49"/>
    <w:rsid w:val="005315CF"/>
    <w:rsid w:val="005318B6"/>
    <w:rsid w:val="005321C7"/>
    <w:rsid w:val="00532265"/>
    <w:rsid w:val="00532530"/>
    <w:rsid w:val="00532B29"/>
    <w:rsid w:val="00532F35"/>
    <w:rsid w:val="00533E94"/>
    <w:rsid w:val="00534A5E"/>
    <w:rsid w:val="00534AB6"/>
    <w:rsid w:val="00534BEC"/>
    <w:rsid w:val="00535AB7"/>
    <w:rsid w:val="00535B0C"/>
    <w:rsid w:val="00535CA4"/>
    <w:rsid w:val="00535DE2"/>
    <w:rsid w:val="0053673F"/>
    <w:rsid w:val="005402C1"/>
    <w:rsid w:val="00540A07"/>
    <w:rsid w:val="00540AAA"/>
    <w:rsid w:val="00540FF8"/>
    <w:rsid w:val="005412D0"/>
    <w:rsid w:val="0054152C"/>
    <w:rsid w:val="00541618"/>
    <w:rsid w:val="00541D0D"/>
    <w:rsid w:val="00542032"/>
    <w:rsid w:val="0054208C"/>
    <w:rsid w:val="00542527"/>
    <w:rsid w:val="00542FE4"/>
    <w:rsid w:val="005430CE"/>
    <w:rsid w:val="005431C3"/>
    <w:rsid w:val="00543779"/>
    <w:rsid w:val="00543D28"/>
    <w:rsid w:val="005441D2"/>
    <w:rsid w:val="005443AF"/>
    <w:rsid w:val="00544610"/>
    <w:rsid w:val="00544A6E"/>
    <w:rsid w:val="00545346"/>
    <w:rsid w:val="005465F1"/>
    <w:rsid w:val="00546690"/>
    <w:rsid w:val="00546A10"/>
    <w:rsid w:val="00547110"/>
    <w:rsid w:val="00547571"/>
    <w:rsid w:val="00547E93"/>
    <w:rsid w:val="00547F10"/>
    <w:rsid w:val="005502E6"/>
    <w:rsid w:val="0055036C"/>
    <w:rsid w:val="005505A7"/>
    <w:rsid w:val="00550737"/>
    <w:rsid w:val="00550FEE"/>
    <w:rsid w:val="00551671"/>
    <w:rsid w:val="00551AA2"/>
    <w:rsid w:val="00551CAF"/>
    <w:rsid w:val="0055205A"/>
    <w:rsid w:val="00552257"/>
    <w:rsid w:val="00552520"/>
    <w:rsid w:val="0055257E"/>
    <w:rsid w:val="005529E5"/>
    <w:rsid w:val="00552F4E"/>
    <w:rsid w:val="0055402D"/>
    <w:rsid w:val="005540AC"/>
    <w:rsid w:val="0055410D"/>
    <w:rsid w:val="005543E3"/>
    <w:rsid w:val="005545A6"/>
    <w:rsid w:val="005549DD"/>
    <w:rsid w:val="00554D22"/>
    <w:rsid w:val="00555100"/>
    <w:rsid w:val="0055553A"/>
    <w:rsid w:val="0055559C"/>
    <w:rsid w:val="00555CDD"/>
    <w:rsid w:val="00555F45"/>
    <w:rsid w:val="005563BE"/>
    <w:rsid w:val="0055644D"/>
    <w:rsid w:val="00556A1F"/>
    <w:rsid w:val="00556B88"/>
    <w:rsid w:val="00556EB1"/>
    <w:rsid w:val="00560338"/>
    <w:rsid w:val="00560473"/>
    <w:rsid w:val="005608AA"/>
    <w:rsid w:val="00560B47"/>
    <w:rsid w:val="00560C10"/>
    <w:rsid w:val="00560DCC"/>
    <w:rsid w:val="00561122"/>
    <w:rsid w:val="00561A63"/>
    <w:rsid w:val="00561A87"/>
    <w:rsid w:val="00561C06"/>
    <w:rsid w:val="00561CE4"/>
    <w:rsid w:val="00562254"/>
    <w:rsid w:val="00562C57"/>
    <w:rsid w:val="0056303A"/>
    <w:rsid w:val="005630B6"/>
    <w:rsid w:val="00563542"/>
    <w:rsid w:val="00563717"/>
    <w:rsid w:val="005645FA"/>
    <w:rsid w:val="005652BB"/>
    <w:rsid w:val="005657C4"/>
    <w:rsid w:val="00565B3C"/>
    <w:rsid w:val="0056622C"/>
    <w:rsid w:val="0056641A"/>
    <w:rsid w:val="00566831"/>
    <w:rsid w:val="00566A03"/>
    <w:rsid w:val="00566FB4"/>
    <w:rsid w:val="005671D5"/>
    <w:rsid w:val="005673E5"/>
    <w:rsid w:val="00567D30"/>
    <w:rsid w:val="00567D42"/>
    <w:rsid w:val="00567DDD"/>
    <w:rsid w:val="0057040C"/>
    <w:rsid w:val="00570427"/>
    <w:rsid w:val="00570BAB"/>
    <w:rsid w:val="00570F57"/>
    <w:rsid w:val="0057171A"/>
    <w:rsid w:val="0057179A"/>
    <w:rsid w:val="00571A12"/>
    <w:rsid w:val="00572413"/>
    <w:rsid w:val="00572F42"/>
    <w:rsid w:val="00573780"/>
    <w:rsid w:val="005737A0"/>
    <w:rsid w:val="005737E3"/>
    <w:rsid w:val="00573804"/>
    <w:rsid w:val="005739E2"/>
    <w:rsid w:val="00573A27"/>
    <w:rsid w:val="00574154"/>
    <w:rsid w:val="005745AB"/>
    <w:rsid w:val="005745B7"/>
    <w:rsid w:val="00574F31"/>
    <w:rsid w:val="0057549C"/>
    <w:rsid w:val="00575AA4"/>
    <w:rsid w:val="00576216"/>
    <w:rsid w:val="00576732"/>
    <w:rsid w:val="00576AB2"/>
    <w:rsid w:val="005778E9"/>
    <w:rsid w:val="00577F83"/>
    <w:rsid w:val="00577FAB"/>
    <w:rsid w:val="00577FAF"/>
    <w:rsid w:val="00580194"/>
    <w:rsid w:val="005802FF"/>
    <w:rsid w:val="00580353"/>
    <w:rsid w:val="00580964"/>
    <w:rsid w:val="00580BB7"/>
    <w:rsid w:val="005813D3"/>
    <w:rsid w:val="005815B2"/>
    <w:rsid w:val="00581984"/>
    <w:rsid w:val="00581B31"/>
    <w:rsid w:val="00581E59"/>
    <w:rsid w:val="00581EA9"/>
    <w:rsid w:val="005820E7"/>
    <w:rsid w:val="0058292B"/>
    <w:rsid w:val="00582AEA"/>
    <w:rsid w:val="00583784"/>
    <w:rsid w:val="00583866"/>
    <w:rsid w:val="00583B1F"/>
    <w:rsid w:val="00583DA2"/>
    <w:rsid w:val="005846DB"/>
    <w:rsid w:val="005851F6"/>
    <w:rsid w:val="00585AAD"/>
    <w:rsid w:val="00585B1F"/>
    <w:rsid w:val="00585CBD"/>
    <w:rsid w:val="005869EA"/>
    <w:rsid w:val="00586A59"/>
    <w:rsid w:val="00586BFD"/>
    <w:rsid w:val="00586D0E"/>
    <w:rsid w:val="00586F62"/>
    <w:rsid w:val="00587336"/>
    <w:rsid w:val="0058772D"/>
    <w:rsid w:val="00587989"/>
    <w:rsid w:val="005907BC"/>
    <w:rsid w:val="00590962"/>
    <w:rsid w:val="00590A02"/>
    <w:rsid w:val="00591134"/>
    <w:rsid w:val="00591160"/>
    <w:rsid w:val="00591234"/>
    <w:rsid w:val="00591765"/>
    <w:rsid w:val="005919C5"/>
    <w:rsid w:val="00591A44"/>
    <w:rsid w:val="0059285A"/>
    <w:rsid w:val="00592973"/>
    <w:rsid w:val="0059299E"/>
    <w:rsid w:val="00592CD4"/>
    <w:rsid w:val="00592D03"/>
    <w:rsid w:val="0059302E"/>
    <w:rsid w:val="005931D0"/>
    <w:rsid w:val="00593C5A"/>
    <w:rsid w:val="00593DD3"/>
    <w:rsid w:val="00594119"/>
    <w:rsid w:val="005942AF"/>
    <w:rsid w:val="005947A1"/>
    <w:rsid w:val="00594836"/>
    <w:rsid w:val="00594899"/>
    <w:rsid w:val="00594B01"/>
    <w:rsid w:val="00594FE2"/>
    <w:rsid w:val="005959BA"/>
    <w:rsid w:val="00595A30"/>
    <w:rsid w:val="00595AF4"/>
    <w:rsid w:val="00595AFC"/>
    <w:rsid w:val="0059640C"/>
    <w:rsid w:val="00597463"/>
    <w:rsid w:val="005977EF"/>
    <w:rsid w:val="00597946"/>
    <w:rsid w:val="005A03F8"/>
    <w:rsid w:val="005A06A5"/>
    <w:rsid w:val="005A0ACB"/>
    <w:rsid w:val="005A0B0E"/>
    <w:rsid w:val="005A144D"/>
    <w:rsid w:val="005A158F"/>
    <w:rsid w:val="005A2323"/>
    <w:rsid w:val="005A2393"/>
    <w:rsid w:val="005A2577"/>
    <w:rsid w:val="005A2963"/>
    <w:rsid w:val="005A2A03"/>
    <w:rsid w:val="005A2FB3"/>
    <w:rsid w:val="005A34E8"/>
    <w:rsid w:val="005A3781"/>
    <w:rsid w:val="005A3BE7"/>
    <w:rsid w:val="005A3E35"/>
    <w:rsid w:val="005A3ECD"/>
    <w:rsid w:val="005A4245"/>
    <w:rsid w:val="005A48E3"/>
    <w:rsid w:val="005A4E13"/>
    <w:rsid w:val="005A4E69"/>
    <w:rsid w:val="005A4F69"/>
    <w:rsid w:val="005A4FE7"/>
    <w:rsid w:val="005A52A1"/>
    <w:rsid w:val="005A5527"/>
    <w:rsid w:val="005A58B6"/>
    <w:rsid w:val="005A5926"/>
    <w:rsid w:val="005A5B79"/>
    <w:rsid w:val="005A5D1E"/>
    <w:rsid w:val="005A5E11"/>
    <w:rsid w:val="005A5F81"/>
    <w:rsid w:val="005A6118"/>
    <w:rsid w:val="005A6360"/>
    <w:rsid w:val="005A6452"/>
    <w:rsid w:val="005A67C2"/>
    <w:rsid w:val="005A6973"/>
    <w:rsid w:val="005A6AF3"/>
    <w:rsid w:val="005A6B58"/>
    <w:rsid w:val="005A6B83"/>
    <w:rsid w:val="005A6BEB"/>
    <w:rsid w:val="005A7125"/>
    <w:rsid w:val="005A7135"/>
    <w:rsid w:val="005A7444"/>
    <w:rsid w:val="005A7C83"/>
    <w:rsid w:val="005B02AF"/>
    <w:rsid w:val="005B0390"/>
    <w:rsid w:val="005B06A6"/>
    <w:rsid w:val="005B1508"/>
    <w:rsid w:val="005B1D06"/>
    <w:rsid w:val="005B213C"/>
    <w:rsid w:val="005B21AC"/>
    <w:rsid w:val="005B2486"/>
    <w:rsid w:val="005B2FD8"/>
    <w:rsid w:val="005B3C96"/>
    <w:rsid w:val="005B3D8A"/>
    <w:rsid w:val="005B3E32"/>
    <w:rsid w:val="005B40F4"/>
    <w:rsid w:val="005B42FE"/>
    <w:rsid w:val="005B4720"/>
    <w:rsid w:val="005B4FB9"/>
    <w:rsid w:val="005B53F6"/>
    <w:rsid w:val="005B5874"/>
    <w:rsid w:val="005B5E92"/>
    <w:rsid w:val="005B600D"/>
    <w:rsid w:val="005B63FF"/>
    <w:rsid w:val="005B66C1"/>
    <w:rsid w:val="005B6CBB"/>
    <w:rsid w:val="005B6D63"/>
    <w:rsid w:val="005B7025"/>
    <w:rsid w:val="005B72C9"/>
    <w:rsid w:val="005B7C05"/>
    <w:rsid w:val="005B7C60"/>
    <w:rsid w:val="005B7C96"/>
    <w:rsid w:val="005C073F"/>
    <w:rsid w:val="005C0ABD"/>
    <w:rsid w:val="005C0AC9"/>
    <w:rsid w:val="005C0D8B"/>
    <w:rsid w:val="005C108C"/>
    <w:rsid w:val="005C1783"/>
    <w:rsid w:val="005C1D2C"/>
    <w:rsid w:val="005C267D"/>
    <w:rsid w:val="005C27AE"/>
    <w:rsid w:val="005C2C8D"/>
    <w:rsid w:val="005C2E45"/>
    <w:rsid w:val="005C2EED"/>
    <w:rsid w:val="005C2F5A"/>
    <w:rsid w:val="005C3CBA"/>
    <w:rsid w:val="005C400E"/>
    <w:rsid w:val="005C4504"/>
    <w:rsid w:val="005C4AAC"/>
    <w:rsid w:val="005C4D68"/>
    <w:rsid w:val="005C4E32"/>
    <w:rsid w:val="005C52F7"/>
    <w:rsid w:val="005C5C1F"/>
    <w:rsid w:val="005C69E4"/>
    <w:rsid w:val="005C6AE6"/>
    <w:rsid w:val="005C6F49"/>
    <w:rsid w:val="005C6FA7"/>
    <w:rsid w:val="005C7195"/>
    <w:rsid w:val="005C71F4"/>
    <w:rsid w:val="005C7273"/>
    <w:rsid w:val="005C7453"/>
    <w:rsid w:val="005D0710"/>
    <w:rsid w:val="005D0BE0"/>
    <w:rsid w:val="005D0C55"/>
    <w:rsid w:val="005D109B"/>
    <w:rsid w:val="005D1223"/>
    <w:rsid w:val="005D1713"/>
    <w:rsid w:val="005D185B"/>
    <w:rsid w:val="005D2058"/>
    <w:rsid w:val="005D2836"/>
    <w:rsid w:val="005D2A97"/>
    <w:rsid w:val="005D2C30"/>
    <w:rsid w:val="005D2CB0"/>
    <w:rsid w:val="005D2D46"/>
    <w:rsid w:val="005D30BC"/>
    <w:rsid w:val="005D3608"/>
    <w:rsid w:val="005D3852"/>
    <w:rsid w:val="005D3FED"/>
    <w:rsid w:val="005D4504"/>
    <w:rsid w:val="005D4511"/>
    <w:rsid w:val="005D47F1"/>
    <w:rsid w:val="005D4AFE"/>
    <w:rsid w:val="005D585E"/>
    <w:rsid w:val="005D5EE3"/>
    <w:rsid w:val="005D6423"/>
    <w:rsid w:val="005D64A7"/>
    <w:rsid w:val="005D66EE"/>
    <w:rsid w:val="005D6BF7"/>
    <w:rsid w:val="005D6FA9"/>
    <w:rsid w:val="005D707F"/>
    <w:rsid w:val="005D7179"/>
    <w:rsid w:val="005D729B"/>
    <w:rsid w:val="005D78C2"/>
    <w:rsid w:val="005D794C"/>
    <w:rsid w:val="005E0062"/>
    <w:rsid w:val="005E094E"/>
    <w:rsid w:val="005E0D58"/>
    <w:rsid w:val="005E1528"/>
    <w:rsid w:val="005E1693"/>
    <w:rsid w:val="005E18F0"/>
    <w:rsid w:val="005E195F"/>
    <w:rsid w:val="005E1A6C"/>
    <w:rsid w:val="005E1EDD"/>
    <w:rsid w:val="005E21C3"/>
    <w:rsid w:val="005E2302"/>
    <w:rsid w:val="005E27A4"/>
    <w:rsid w:val="005E2A56"/>
    <w:rsid w:val="005E2BA6"/>
    <w:rsid w:val="005E3169"/>
    <w:rsid w:val="005E333F"/>
    <w:rsid w:val="005E3543"/>
    <w:rsid w:val="005E3842"/>
    <w:rsid w:val="005E3C95"/>
    <w:rsid w:val="005E3DB6"/>
    <w:rsid w:val="005E3EF7"/>
    <w:rsid w:val="005E41F6"/>
    <w:rsid w:val="005E436D"/>
    <w:rsid w:val="005E4703"/>
    <w:rsid w:val="005E4BDC"/>
    <w:rsid w:val="005E5137"/>
    <w:rsid w:val="005E51D6"/>
    <w:rsid w:val="005E51EA"/>
    <w:rsid w:val="005E5524"/>
    <w:rsid w:val="005E5A92"/>
    <w:rsid w:val="005E6121"/>
    <w:rsid w:val="005E673C"/>
    <w:rsid w:val="005E6AA9"/>
    <w:rsid w:val="005E6ECD"/>
    <w:rsid w:val="005E75D9"/>
    <w:rsid w:val="005E7FC9"/>
    <w:rsid w:val="005E7FE7"/>
    <w:rsid w:val="005F04F5"/>
    <w:rsid w:val="005F0A48"/>
    <w:rsid w:val="005F0A7F"/>
    <w:rsid w:val="005F118C"/>
    <w:rsid w:val="005F1422"/>
    <w:rsid w:val="005F1521"/>
    <w:rsid w:val="005F27C7"/>
    <w:rsid w:val="005F2B3C"/>
    <w:rsid w:val="005F2FE7"/>
    <w:rsid w:val="005F352D"/>
    <w:rsid w:val="005F357D"/>
    <w:rsid w:val="005F3A5D"/>
    <w:rsid w:val="005F3B0E"/>
    <w:rsid w:val="005F476B"/>
    <w:rsid w:val="005F4E65"/>
    <w:rsid w:val="005F53B4"/>
    <w:rsid w:val="005F56B1"/>
    <w:rsid w:val="005F56B7"/>
    <w:rsid w:val="005F5702"/>
    <w:rsid w:val="005F5C96"/>
    <w:rsid w:val="005F6002"/>
    <w:rsid w:val="005F687E"/>
    <w:rsid w:val="005F695B"/>
    <w:rsid w:val="005F790B"/>
    <w:rsid w:val="005F7CC2"/>
    <w:rsid w:val="005F7D6B"/>
    <w:rsid w:val="005F7F68"/>
    <w:rsid w:val="00600D02"/>
    <w:rsid w:val="00602222"/>
    <w:rsid w:val="00602239"/>
    <w:rsid w:val="00602637"/>
    <w:rsid w:val="0060295E"/>
    <w:rsid w:val="00602D7C"/>
    <w:rsid w:val="0060300E"/>
    <w:rsid w:val="006031AD"/>
    <w:rsid w:val="00603906"/>
    <w:rsid w:val="00603938"/>
    <w:rsid w:val="00603AAF"/>
    <w:rsid w:val="00603E17"/>
    <w:rsid w:val="006046BB"/>
    <w:rsid w:val="006048C4"/>
    <w:rsid w:val="00604BC8"/>
    <w:rsid w:val="00604DC9"/>
    <w:rsid w:val="00604EE8"/>
    <w:rsid w:val="006050D3"/>
    <w:rsid w:val="006052A9"/>
    <w:rsid w:val="006056CF"/>
    <w:rsid w:val="00605E44"/>
    <w:rsid w:val="006063E6"/>
    <w:rsid w:val="006064EC"/>
    <w:rsid w:val="00606506"/>
    <w:rsid w:val="0060678A"/>
    <w:rsid w:val="0060709B"/>
    <w:rsid w:val="006070B5"/>
    <w:rsid w:val="006073F1"/>
    <w:rsid w:val="0060774F"/>
    <w:rsid w:val="006100A2"/>
    <w:rsid w:val="00610109"/>
    <w:rsid w:val="0061071E"/>
    <w:rsid w:val="00610B83"/>
    <w:rsid w:val="00611030"/>
    <w:rsid w:val="00611CDC"/>
    <w:rsid w:val="00611EFF"/>
    <w:rsid w:val="00611FB2"/>
    <w:rsid w:val="006120CD"/>
    <w:rsid w:val="00612A1D"/>
    <w:rsid w:val="006132C7"/>
    <w:rsid w:val="006142E4"/>
    <w:rsid w:val="00614353"/>
    <w:rsid w:val="006149C0"/>
    <w:rsid w:val="006160F4"/>
    <w:rsid w:val="0061629D"/>
    <w:rsid w:val="00616920"/>
    <w:rsid w:val="00616BB5"/>
    <w:rsid w:val="00616C5E"/>
    <w:rsid w:val="00617013"/>
    <w:rsid w:val="00620175"/>
    <w:rsid w:val="00620342"/>
    <w:rsid w:val="006209D0"/>
    <w:rsid w:val="006209EF"/>
    <w:rsid w:val="00620A93"/>
    <w:rsid w:val="006231F6"/>
    <w:rsid w:val="00623782"/>
    <w:rsid w:val="00623FA8"/>
    <w:rsid w:val="00624064"/>
    <w:rsid w:val="00624835"/>
    <w:rsid w:val="00624AE4"/>
    <w:rsid w:val="00624BA4"/>
    <w:rsid w:val="00625735"/>
    <w:rsid w:val="0062575C"/>
    <w:rsid w:val="00625C05"/>
    <w:rsid w:val="006264FB"/>
    <w:rsid w:val="00626BB1"/>
    <w:rsid w:val="00626CEA"/>
    <w:rsid w:val="00626D04"/>
    <w:rsid w:val="00626D88"/>
    <w:rsid w:val="006270EB"/>
    <w:rsid w:val="006276CC"/>
    <w:rsid w:val="006276DB"/>
    <w:rsid w:val="00627735"/>
    <w:rsid w:val="00627860"/>
    <w:rsid w:val="00627D8F"/>
    <w:rsid w:val="006301F6"/>
    <w:rsid w:val="00630F4D"/>
    <w:rsid w:val="006317B8"/>
    <w:rsid w:val="006317C6"/>
    <w:rsid w:val="00631854"/>
    <w:rsid w:val="00632379"/>
    <w:rsid w:val="00632950"/>
    <w:rsid w:val="00632BFF"/>
    <w:rsid w:val="0063308A"/>
    <w:rsid w:val="00633383"/>
    <w:rsid w:val="00633472"/>
    <w:rsid w:val="006334F4"/>
    <w:rsid w:val="0063360D"/>
    <w:rsid w:val="00633EB5"/>
    <w:rsid w:val="0063424E"/>
    <w:rsid w:val="00635353"/>
    <w:rsid w:val="006356C7"/>
    <w:rsid w:val="00635847"/>
    <w:rsid w:val="00635B7D"/>
    <w:rsid w:val="00635E0C"/>
    <w:rsid w:val="0063618B"/>
    <w:rsid w:val="00636DE7"/>
    <w:rsid w:val="00636E21"/>
    <w:rsid w:val="00637010"/>
    <w:rsid w:val="0063717A"/>
    <w:rsid w:val="006374EB"/>
    <w:rsid w:val="006379E5"/>
    <w:rsid w:val="00637F68"/>
    <w:rsid w:val="00640067"/>
    <w:rsid w:val="00640AF0"/>
    <w:rsid w:val="00641055"/>
    <w:rsid w:val="00641AE0"/>
    <w:rsid w:val="00641E33"/>
    <w:rsid w:val="00641EA5"/>
    <w:rsid w:val="00641FEF"/>
    <w:rsid w:val="00642339"/>
    <w:rsid w:val="00642721"/>
    <w:rsid w:val="00642F8D"/>
    <w:rsid w:val="006431AF"/>
    <w:rsid w:val="00643210"/>
    <w:rsid w:val="0064322E"/>
    <w:rsid w:val="0064325B"/>
    <w:rsid w:val="00643D87"/>
    <w:rsid w:val="00644968"/>
    <w:rsid w:val="00644A51"/>
    <w:rsid w:val="00644C94"/>
    <w:rsid w:val="00645781"/>
    <w:rsid w:val="00645CE8"/>
    <w:rsid w:val="00645D36"/>
    <w:rsid w:val="00646053"/>
    <w:rsid w:val="00646165"/>
    <w:rsid w:val="00646738"/>
    <w:rsid w:val="006468A1"/>
    <w:rsid w:val="00647505"/>
    <w:rsid w:val="00647EF9"/>
    <w:rsid w:val="00647F56"/>
    <w:rsid w:val="00650181"/>
    <w:rsid w:val="00650F9A"/>
    <w:rsid w:val="006510EF"/>
    <w:rsid w:val="006511EA"/>
    <w:rsid w:val="006512D7"/>
    <w:rsid w:val="006514FF"/>
    <w:rsid w:val="00651715"/>
    <w:rsid w:val="006523FA"/>
    <w:rsid w:val="00652431"/>
    <w:rsid w:val="00652726"/>
    <w:rsid w:val="00652AE6"/>
    <w:rsid w:val="00652B09"/>
    <w:rsid w:val="00652D85"/>
    <w:rsid w:val="00652E9C"/>
    <w:rsid w:val="0065311B"/>
    <w:rsid w:val="00653782"/>
    <w:rsid w:val="00653D1B"/>
    <w:rsid w:val="006546D9"/>
    <w:rsid w:val="00654795"/>
    <w:rsid w:val="00654EA3"/>
    <w:rsid w:val="0065539E"/>
    <w:rsid w:val="006554D7"/>
    <w:rsid w:val="00655593"/>
    <w:rsid w:val="00655E72"/>
    <w:rsid w:val="00656194"/>
    <w:rsid w:val="00656C4E"/>
    <w:rsid w:val="00656D33"/>
    <w:rsid w:val="0065731D"/>
    <w:rsid w:val="00657425"/>
    <w:rsid w:val="0065771B"/>
    <w:rsid w:val="00657870"/>
    <w:rsid w:val="006578D3"/>
    <w:rsid w:val="00657EE0"/>
    <w:rsid w:val="00657F74"/>
    <w:rsid w:val="00660786"/>
    <w:rsid w:val="00660EBC"/>
    <w:rsid w:val="00661028"/>
    <w:rsid w:val="0066109D"/>
    <w:rsid w:val="006619D6"/>
    <w:rsid w:val="00661A01"/>
    <w:rsid w:val="00661A95"/>
    <w:rsid w:val="00661AA2"/>
    <w:rsid w:val="00662A67"/>
    <w:rsid w:val="00662DEF"/>
    <w:rsid w:val="00663133"/>
    <w:rsid w:val="006634AE"/>
    <w:rsid w:val="00663CB8"/>
    <w:rsid w:val="0066456D"/>
    <w:rsid w:val="006645F5"/>
    <w:rsid w:val="006647F3"/>
    <w:rsid w:val="00664CE2"/>
    <w:rsid w:val="0066549E"/>
    <w:rsid w:val="006657A5"/>
    <w:rsid w:val="00665954"/>
    <w:rsid w:val="00665EDE"/>
    <w:rsid w:val="006663B1"/>
    <w:rsid w:val="00666A58"/>
    <w:rsid w:val="00666BE4"/>
    <w:rsid w:val="006672E3"/>
    <w:rsid w:val="006673E6"/>
    <w:rsid w:val="006702B8"/>
    <w:rsid w:val="00670594"/>
    <w:rsid w:val="0067107A"/>
    <w:rsid w:val="0067131A"/>
    <w:rsid w:val="00671428"/>
    <w:rsid w:val="00671A88"/>
    <w:rsid w:val="00671DE0"/>
    <w:rsid w:val="0067265B"/>
    <w:rsid w:val="006729C8"/>
    <w:rsid w:val="00672A34"/>
    <w:rsid w:val="00672AAE"/>
    <w:rsid w:val="00672DDB"/>
    <w:rsid w:val="006730E6"/>
    <w:rsid w:val="006732CA"/>
    <w:rsid w:val="00673384"/>
    <w:rsid w:val="00673871"/>
    <w:rsid w:val="00673E47"/>
    <w:rsid w:val="006740E8"/>
    <w:rsid w:val="00674105"/>
    <w:rsid w:val="006744C3"/>
    <w:rsid w:val="00674D57"/>
    <w:rsid w:val="00674F5A"/>
    <w:rsid w:val="00675316"/>
    <w:rsid w:val="00675794"/>
    <w:rsid w:val="006757D5"/>
    <w:rsid w:val="00675A4F"/>
    <w:rsid w:val="00675F41"/>
    <w:rsid w:val="0067650B"/>
    <w:rsid w:val="006765DA"/>
    <w:rsid w:val="006766E6"/>
    <w:rsid w:val="00676C49"/>
    <w:rsid w:val="00677426"/>
    <w:rsid w:val="0067760C"/>
    <w:rsid w:val="00677B3C"/>
    <w:rsid w:val="00680056"/>
    <w:rsid w:val="00680057"/>
    <w:rsid w:val="00680120"/>
    <w:rsid w:val="006804A3"/>
    <w:rsid w:val="006804AA"/>
    <w:rsid w:val="006804C5"/>
    <w:rsid w:val="00680545"/>
    <w:rsid w:val="00680859"/>
    <w:rsid w:val="00681580"/>
    <w:rsid w:val="00681B05"/>
    <w:rsid w:val="006822C1"/>
    <w:rsid w:val="006825B8"/>
    <w:rsid w:val="00682837"/>
    <w:rsid w:val="00683594"/>
    <w:rsid w:val="00683681"/>
    <w:rsid w:val="006838DC"/>
    <w:rsid w:val="00683D2F"/>
    <w:rsid w:val="00683F3C"/>
    <w:rsid w:val="0068432A"/>
    <w:rsid w:val="0068474A"/>
    <w:rsid w:val="00684A93"/>
    <w:rsid w:val="00684E52"/>
    <w:rsid w:val="0068527F"/>
    <w:rsid w:val="00685898"/>
    <w:rsid w:val="00685CCC"/>
    <w:rsid w:val="00685DE5"/>
    <w:rsid w:val="00686281"/>
    <w:rsid w:val="0068701F"/>
    <w:rsid w:val="006871E7"/>
    <w:rsid w:val="0068768C"/>
    <w:rsid w:val="00687701"/>
    <w:rsid w:val="00687AE0"/>
    <w:rsid w:val="00687B2D"/>
    <w:rsid w:val="00687F0D"/>
    <w:rsid w:val="0069012E"/>
    <w:rsid w:val="00690309"/>
    <w:rsid w:val="00690755"/>
    <w:rsid w:val="00691166"/>
    <w:rsid w:val="00691BE4"/>
    <w:rsid w:val="00691CBB"/>
    <w:rsid w:val="006921C8"/>
    <w:rsid w:val="0069274A"/>
    <w:rsid w:val="006927D6"/>
    <w:rsid w:val="00692EF2"/>
    <w:rsid w:val="00692FE4"/>
    <w:rsid w:val="00693300"/>
    <w:rsid w:val="00693832"/>
    <w:rsid w:val="00693A03"/>
    <w:rsid w:val="00693FCD"/>
    <w:rsid w:val="006947E1"/>
    <w:rsid w:val="00694B77"/>
    <w:rsid w:val="00694FA0"/>
    <w:rsid w:val="00695250"/>
    <w:rsid w:val="006952B7"/>
    <w:rsid w:val="00695A66"/>
    <w:rsid w:val="00696313"/>
    <w:rsid w:val="0069639C"/>
    <w:rsid w:val="00697338"/>
    <w:rsid w:val="00697F8B"/>
    <w:rsid w:val="006A03D0"/>
    <w:rsid w:val="006A03DE"/>
    <w:rsid w:val="006A04DF"/>
    <w:rsid w:val="006A0754"/>
    <w:rsid w:val="006A0A76"/>
    <w:rsid w:val="006A0BB2"/>
    <w:rsid w:val="006A0DBA"/>
    <w:rsid w:val="006A0E37"/>
    <w:rsid w:val="006A119C"/>
    <w:rsid w:val="006A145A"/>
    <w:rsid w:val="006A173E"/>
    <w:rsid w:val="006A17BD"/>
    <w:rsid w:val="006A1DCA"/>
    <w:rsid w:val="006A2081"/>
    <w:rsid w:val="006A2D01"/>
    <w:rsid w:val="006A3055"/>
    <w:rsid w:val="006A32AA"/>
    <w:rsid w:val="006A34A9"/>
    <w:rsid w:val="006A3637"/>
    <w:rsid w:val="006A3D3A"/>
    <w:rsid w:val="006A45AC"/>
    <w:rsid w:val="006A472E"/>
    <w:rsid w:val="006A4B3A"/>
    <w:rsid w:val="006A5041"/>
    <w:rsid w:val="006A6222"/>
    <w:rsid w:val="006A62B6"/>
    <w:rsid w:val="006A62E5"/>
    <w:rsid w:val="006A6977"/>
    <w:rsid w:val="006A6C1F"/>
    <w:rsid w:val="006A6C9E"/>
    <w:rsid w:val="006A6DFF"/>
    <w:rsid w:val="006A7058"/>
    <w:rsid w:val="006A716E"/>
    <w:rsid w:val="006A7798"/>
    <w:rsid w:val="006A7BE6"/>
    <w:rsid w:val="006A7FBC"/>
    <w:rsid w:val="006B024A"/>
    <w:rsid w:val="006B0273"/>
    <w:rsid w:val="006B07EA"/>
    <w:rsid w:val="006B09C6"/>
    <w:rsid w:val="006B0FEE"/>
    <w:rsid w:val="006B150C"/>
    <w:rsid w:val="006B1ADD"/>
    <w:rsid w:val="006B1D62"/>
    <w:rsid w:val="006B1EE3"/>
    <w:rsid w:val="006B20ED"/>
    <w:rsid w:val="006B23A0"/>
    <w:rsid w:val="006B2590"/>
    <w:rsid w:val="006B2D51"/>
    <w:rsid w:val="006B3435"/>
    <w:rsid w:val="006B3508"/>
    <w:rsid w:val="006B3CE6"/>
    <w:rsid w:val="006B3FA4"/>
    <w:rsid w:val="006B3FFA"/>
    <w:rsid w:val="006B43B9"/>
    <w:rsid w:val="006B4588"/>
    <w:rsid w:val="006B4931"/>
    <w:rsid w:val="006B501B"/>
    <w:rsid w:val="006B6165"/>
    <w:rsid w:val="006B6882"/>
    <w:rsid w:val="006B6C74"/>
    <w:rsid w:val="006B6DCE"/>
    <w:rsid w:val="006B73C5"/>
    <w:rsid w:val="006C0392"/>
    <w:rsid w:val="006C0791"/>
    <w:rsid w:val="006C0AE5"/>
    <w:rsid w:val="006C0D81"/>
    <w:rsid w:val="006C0E35"/>
    <w:rsid w:val="006C12D5"/>
    <w:rsid w:val="006C1B61"/>
    <w:rsid w:val="006C2011"/>
    <w:rsid w:val="006C2BC8"/>
    <w:rsid w:val="006C3255"/>
    <w:rsid w:val="006C34AC"/>
    <w:rsid w:val="006C3783"/>
    <w:rsid w:val="006C382F"/>
    <w:rsid w:val="006C3B3C"/>
    <w:rsid w:val="006C3D75"/>
    <w:rsid w:val="006C3F0A"/>
    <w:rsid w:val="006C4082"/>
    <w:rsid w:val="006C40CE"/>
    <w:rsid w:val="006C4250"/>
    <w:rsid w:val="006C4268"/>
    <w:rsid w:val="006C42EE"/>
    <w:rsid w:val="006C4432"/>
    <w:rsid w:val="006C5088"/>
    <w:rsid w:val="006C5127"/>
    <w:rsid w:val="006C51F1"/>
    <w:rsid w:val="006C56D4"/>
    <w:rsid w:val="006C584F"/>
    <w:rsid w:val="006C586E"/>
    <w:rsid w:val="006C5F8F"/>
    <w:rsid w:val="006C63A8"/>
    <w:rsid w:val="006C66A6"/>
    <w:rsid w:val="006C7383"/>
    <w:rsid w:val="006C7516"/>
    <w:rsid w:val="006C7519"/>
    <w:rsid w:val="006C75B3"/>
    <w:rsid w:val="006C7B17"/>
    <w:rsid w:val="006C7FDB"/>
    <w:rsid w:val="006D016D"/>
    <w:rsid w:val="006D0603"/>
    <w:rsid w:val="006D069B"/>
    <w:rsid w:val="006D14E6"/>
    <w:rsid w:val="006D1C70"/>
    <w:rsid w:val="006D1DBA"/>
    <w:rsid w:val="006D262B"/>
    <w:rsid w:val="006D2797"/>
    <w:rsid w:val="006D2B16"/>
    <w:rsid w:val="006D2DCC"/>
    <w:rsid w:val="006D3079"/>
    <w:rsid w:val="006D38AE"/>
    <w:rsid w:val="006D39CF"/>
    <w:rsid w:val="006D39D9"/>
    <w:rsid w:val="006D41AE"/>
    <w:rsid w:val="006D426D"/>
    <w:rsid w:val="006D47E0"/>
    <w:rsid w:val="006D4B08"/>
    <w:rsid w:val="006D4C3A"/>
    <w:rsid w:val="006D4DB1"/>
    <w:rsid w:val="006D557A"/>
    <w:rsid w:val="006D5599"/>
    <w:rsid w:val="006D5C9A"/>
    <w:rsid w:val="006D62CA"/>
    <w:rsid w:val="006D6AED"/>
    <w:rsid w:val="006D761E"/>
    <w:rsid w:val="006D780B"/>
    <w:rsid w:val="006E00C5"/>
    <w:rsid w:val="006E0172"/>
    <w:rsid w:val="006E0540"/>
    <w:rsid w:val="006E09E3"/>
    <w:rsid w:val="006E0AF9"/>
    <w:rsid w:val="006E0F3D"/>
    <w:rsid w:val="006E1286"/>
    <w:rsid w:val="006E17D3"/>
    <w:rsid w:val="006E19DD"/>
    <w:rsid w:val="006E1A01"/>
    <w:rsid w:val="006E2389"/>
    <w:rsid w:val="006E298E"/>
    <w:rsid w:val="006E3292"/>
    <w:rsid w:val="006E45F5"/>
    <w:rsid w:val="006E4A81"/>
    <w:rsid w:val="006E4FA5"/>
    <w:rsid w:val="006E504F"/>
    <w:rsid w:val="006E53F8"/>
    <w:rsid w:val="006E57BE"/>
    <w:rsid w:val="006E6088"/>
    <w:rsid w:val="006E6228"/>
    <w:rsid w:val="006E6A0A"/>
    <w:rsid w:val="006E6A27"/>
    <w:rsid w:val="006E6F87"/>
    <w:rsid w:val="006E6FA0"/>
    <w:rsid w:val="006E7046"/>
    <w:rsid w:val="006E751E"/>
    <w:rsid w:val="006E7C2B"/>
    <w:rsid w:val="006F05D8"/>
    <w:rsid w:val="006F09A2"/>
    <w:rsid w:val="006F0F3F"/>
    <w:rsid w:val="006F1006"/>
    <w:rsid w:val="006F1022"/>
    <w:rsid w:val="006F11B4"/>
    <w:rsid w:val="006F12D7"/>
    <w:rsid w:val="006F1328"/>
    <w:rsid w:val="006F1452"/>
    <w:rsid w:val="006F21AB"/>
    <w:rsid w:val="006F22B9"/>
    <w:rsid w:val="006F292C"/>
    <w:rsid w:val="006F2A6F"/>
    <w:rsid w:val="006F3143"/>
    <w:rsid w:val="006F3199"/>
    <w:rsid w:val="006F3203"/>
    <w:rsid w:val="006F323A"/>
    <w:rsid w:val="006F3555"/>
    <w:rsid w:val="006F39A4"/>
    <w:rsid w:val="006F39B5"/>
    <w:rsid w:val="006F3A38"/>
    <w:rsid w:val="006F4900"/>
    <w:rsid w:val="006F4A7B"/>
    <w:rsid w:val="006F50AA"/>
    <w:rsid w:val="006F549B"/>
    <w:rsid w:val="006F685A"/>
    <w:rsid w:val="006F702C"/>
    <w:rsid w:val="006F7323"/>
    <w:rsid w:val="006F7325"/>
    <w:rsid w:val="006F777F"/>
    <w:rsid w:val="006F7C9D"/>
    <w:rsid w:val="006F7CC3"/>
    <w:rsid w:val="006F7D31"/>
    <w:rsid w:val="006F7F24"/>
    <w:rsid w:val="00700359"/>
    <w:rsid w:val="0070049C"/>
    <w:rsid w:val="007005B1"/>
    <w:rsid w:val="007005C7"/>
    <w:rsid w:val="007008EE"/>
    <w:rsid w:val="00700937"/>
    <w:rsid w:val="00700E7F"/>
    <w:rsid w:val="00701C24"/>
    <w:rsid w:val="0070220B"/>
    <w:rsid w:val="00702F52"/>
    <w:rsid w:val="0070333B"/>
    <w:rsid w:val="0070386D"/>
    <w:rsid w:val="00703AE2"/>
    <w:rsid w:val="00703C2C"/>
    <w:rsid w:val="007041CD"/>
    <w:rsid w:val="007043F7"/>
    <w:rsid w:val="007044B1"/>
    <w:rsid w:val="00704772"/>
    <w:rsid w:val="00704D37"/>
    <w:rsid w:val="00705A70"/>
    <w:rsid w:val="00706053"/>
    <w:rsid w:val="00706E7B"/>
    <w:rsid w:val="007076AD"/>
    <w:rsid w:val="007076CF"/>
    <w:rsid w:val="0070789E"/>
    <w:rsid w:val="00707B94"/>
    <w:rsid w:val="00707C63"/>
    <w:rsid w:val="00707FD3"/>
    <w:rsid w:val="00710037"/>
    <w:rsid w:val="0071009C"/>
    <w:rsid w:val="00710873"/>
    <w:rsid w:val="007109E9"/>
    <w:rsid w:val="00710DBA"/>
    <w:rsid w:val="00712085"/>
    <w:rsid w:val="007123EB"/>
    <w:rsid w:val="00712403"/>
    <w:rsid w:val="00712C33"/>
    <w:rsid w:val="00712F2B"/>
    <w:rsid w:val="0071305F"/>
    <w:rsid w:val="007132E2"/>
    <w:rsid w:val="0071369F"/>
    <w:rsid w:val="00713E72"/>
    <w:rsid w:val="00713F20"/>
    <w:rsid w:val="00714016"/>
    <w:rsid w:val="00714330"/>
    <w:rsid w:val="0071442B"/>
    <w:rsid w:val="0071496F"/>
    <w:rsid w:val="00714DF1"/>
    <w:rsid w:val="00714E29"/>
    <w:rsid w:val="00715244"/>
    <w:rsid w:val="0071538C"/>
    <w:rsid w:val="00715404"/>
    <w:rsid w:val="00715979"/>
    <w:rsid w:val="00716216"/>
    <w:rsid w:val="0071625F"/>
    <w:rsid w:val="00716A82"/>
    <w:rsid w:val="00716AD7"/>
    <w:rsid w:val="00717D64"/>
    <w:rsid w:val="00717FBC"/>
    <w:rsid w:val="00720715"/>
    <w:rsid w:val="00720777"/>
    <w:rsid w:val="007209DC"/>
    <w:rsid w:val="00720B2A"/>
    <w:rsid w:val="0072101B"/>
    <w:rsid w:val="007212A5"/>
    <w:rsid w:val="00721504"/>
    <w:rsid w:val="00721641"/>
    <w:rsid w:val="0072166A"/>
    <w:rsid w:val="007217BE"/>
    <w:rsid w:val="00721880"/>
    <w:rsid w:val="00721CB6"/>
    <w:rsid w:val="00721FB2"/>
    <w:rsid w:val="0072261D"/>
    <w:rsid w:val="00722D76"/>
    <w:rsid w:val="00723392"/>
    <w:rsid w:val="007236B0"/>
    <w:rsid w:val="0072396A"/>
    <w:rsid w:val="00723E78"/>
    <w:rsid w:val="00723EA7"/>
    <w:rsid w:val="00724078"/>
    <w:rsid w:val="00724645"/>
    <w:rsid w:val="007246DE"/>
    <w:rsid w:val="007254F9"/>
    <w:rsid w:val="0072598E"/>
    <w:rsid w:val="00725A9B"/>
    <w:rsid w:val="00725D27"/>
    <w:rsid w:val="00725E0B"/>
    <w:rsid w:val="00726036"/>
    <w:rsid w:val="007260FB"/>
    <w:rsid w:val="0072635A"/>
    <w:rsid w:val="007263E5"/>
    <w:rsid w:val="00726759"/>
    <w:rsid w:val="00726C84"/>
    <w:rsid w:val="007274D3"/>
    <w:rsid w:val="00727CE3"/>
    <w:rsid w:val="00730657"/>
    <w:rsid w:val="00730705"/>
    <w:rsid w:val="00730DFC"/>
    <w:rsid w:val="00730E01"/>
    <w:rsid w:val="00730E0A"/>
    <w:rsid w:val="00731B58"/>
    <w:rsid w:val="00731EA9"/>
    <w:rsid w:val="00732054"/>
    <w:rsid w:val="007322F2"/>
    <w:rsid w:val="007326EF"/>
    <w:rsid w:val="00732C86"/>
    <w:rsid w:val="00732CE3"/>
    <w:rsid w:val="00732F00"/>
    <w:rsid w:val="007330C0"/>
    <w:rsid w:val="00733F8D"/>
    <w:rsid w:val="007342E8"/>
    <w:rsid w:val="0073449A"/>
    <w:rsid w:val="00734603"/>
    <w:rsid w:val="00734781"/>
    <w:rsid w:val="00734940"/>
    <w:rsid w:val="0073538C"/>
    <w:rsid w:val="0073540E"/>
    <w:rsid w:val="0073544C"/>
    <w:rsid w:val="007354C5"/>
    <w:rsid w:val="007358DC"/>
    <w:rsid w:val="00735D6D"/>
    <w:rsid w:val="00735DA4"/>
    <w:rsid w:val="007362B3"/>
    <w:rsid w:val="007362F3"/>
    <w:rsid w:val="00736593"/>
    <w:rsid w:val="00736F3C"/>
    <w:rsid w:val="00737016"/>
    <w:rsid w:val="007371AD"/>
    <w:rsid w:val="0073789D"/>
    <w:rsid w:val="0074098F"/>
    <w:rsid w:val="00740B01"/>
    <w:rsid w:val="00740FFF"/>
    <w:rsid w:val="00741054"/>
    <w:rsid w:val="00741343"/>
    <w:rsid w:val="007416FB"/>
    <w:rsid w:val="00741845"/>
    <w:rsid w:val="00741BE9"/>
    <w:rsid w:val="00741C0E"/>
    <w:rsid w:val="00742521"/>
    <w:rsid w:val="007427CF"/>
    <w:rsid w:val="0074291D"/>
    <w:rsid w:val="007429B8"/>
    <w:rsid w:val="007431F9"/>
    <w:rsid w:val="00743302"/>
    <w:rsid w:val="0074347E"/>
    <w:rsid w:val="007436EE"/>
    <w:rsid w:val="00743B94"/>
    <w:rsid w:val="00743CE6"/>
    <w:rsid w:val="00743F66"/>
    <w:rsid w:val="00744012"/>
    <w:rsid w:val="0074413C"/>
    <w:rsid w:val="00744146"/>
    <w:rsid w:val="007441FF"/>
    <w:rsid w:val="00744511"/>
    <w:rsid w:val="007447FA"/>
    <w:rsid w:val="00744F83"/>
    <w:rsid w:val="0074578D"/>
    <w:rsid w:val="00745D93"/>
    <w:rsid w:val="00745DBA"/>
    <w:rsid w:val="007466B9"/>
    <w:rsid w:val="007466F3"/>
    <w:rsid w:val="00746B68"/>
    <w:rsid w:val="007476A5"/>
    <w:rsid w:val="00747891"/>
    <w:rsid w:val="00747A4F"/>
    <w:rsid w:val="00747A6A"/>
    <w:rsid w:val="00747DCE"/>
    <w:rsid w:val="00747F71"/>
    <w:rsid w:val="0075008C"/>
    <w:rsid w:val="00750092"/>
    <w:rsid w:val="007500BE"/>
    <w:rsid w:val="00750C72"/>
    <w:rsid w:val="00750E7F"/>
    <w:rsid w:val="00751609"/>
    <w:rsid w:val="00751957"/>
    <w:rsid w:val="0075197A"/>
    <w:rsid w:val="00751A21"/>
    <w:rsid w:val="00751A71"/>
    <w:rsid w:val="0075229C"/>
    <w:rsid w:val="00752401"/>
    <w:rsid w:val="0075260E"/>
    <w:rsid w:val="0075262C"/>
    <w:rsid w:val="0075267F"/>
    <w:rsid w:val="00752776"/>
    <w:rsid w:val="00752A38"/>
    <w:rsid w:val="00752BF2"/>
    <w:rsid w:val="00752E69"/>
    <w:rsid w:val="0075357B"/>
    <w:rsid w:val="0075372B"/>
    <w:rsid w:val="007538CF"/>
    <w:rsid w:val="007538ED"/>
    <w:rsid w:val="00753A0C"/>
    <w:rsid w:val="00753B92"/>
    <w:rsid w:val="007540DA"/>
    <w:rsid w:val="00754490"/>
    <w:rsid w:val="0075449B"/>
    <w:rsid w:val="0075555B"/>
    <w:rsid w:val="00755D42"/>
    <w:rsid w:val="00755E55"/>
    <w:rsid w:val="00755F31"/>
    <w:rsid w:val="007561AB"/>
    <w:rsid w:val="007566A1"/>
    <w:rsid w:val="00756C64"/>
    <w:rsid w:val="00756CC9"/>
    <w:rsid w:val="0075735D"/>
    <w:rsid w:val="00757478"/>
    <w:rsid w:val="00757681"/>
    <w:rsid w:val="00757755"/>
    <w:rsid w:val="007578A6"/>
    <w:rsid w:val="00757D14"/>
    <w:rsid w:val="00757E97"/>
    <w:rsid w:val="00760242"/>
    <w:rsid w:val="00760865"/>
    <w:rsid w:val="00761074"/>
    <w:rsid w:val="00761AC9"/>
    <w:rsid w:val="00761E75"/>
    <w:rsid w:val="00762064"/>
    <w:rsid w:val="00762190"/>
    <w:rsid w:val="00762E5A"/>
    <w:rsid w:val="007632DD"/>
    <w:rsid w:val="007635DA"/>
    <w:rsid w:val="00763728"/>
    <w:rsid w:val="00763EE2"/>
    <w:rsid w:val="007640BA"/>
    <w:rsid w:val="007640EB"/>
    <w:rsid w:val="0076414B"/>
    <w:rsid w:val="0076418E"/>
    <w:rsid w:val="00764211"/>
    <w:rsid w:val="00764907"/>
    <w:rsid w:val="00764D47"/>
    <w:rsid w:val="00764FC0"/>
    <w:rsid w:val="0076547A"/>
    <w:rsid w:val="00765874"/>
    <w:rsid w:val="007658E4"/>
    <w:rsid w:val="00766197"/>
    <w:rsid w:val="007661E1"/>
    <w:rsid w:val="0076655A"/>
    <w:rsid w:val="007665CC"/>
    <w:rsid w:val="00766848"/>
    <w:rsid w:val="00766D8D"/>
    <w:rsid w:val="00766DEC"/>
    <w:rsid w:val="00770A17"/>
    <w:rsid w:val="00770B59"/>
    <w:rsid w:val="00770B6D"/>
    <w:rsid w:val="00770D8E"/>
    <w:rsid w:val="0077176A"/>
    <w:rsid w:val="00771A0B"/>
    <w:rsid w:val="0077237D"/>
    <w:rsid w:val="00772450"/>
    <w:rsid w:val="00772E18"/>
    <w:rsid w:val="0077305C"/>
    <w:rsid w:val="00773703"/>
    <w:rsid w:val="0077380F"/>
    <w:rsid w:val="007738EB"/>
    <w:rsid w:val="00773926"/>
    <w:rsid w:val="0077397C"/>
    <w:rsid w:val="007753A7"/>
    <w:rsid w:val="007761B8"/>
    <w:rsid w:val="0077625A"/>
    <w:rsid w:val="007763DC"/>
    <w:rsid w:val="0077676B"/>
    <w:rsid w:val="00776A00"/>
    <w:rsid w:val="00776A44"/>
    <w:rsid w:val="00776FF0"/>
    <w:rsid w:val="00780849"/>
    <w:rsid w:val="007808B8"/>
    <w:rsid w:val="00780F37"/>
    <w:rsid w:val="007810D2"/>
    <w:rsid w:val="00781160"/>
    <w:rsid w:val="007813D7"/>
    <w:rsid w:val="0078168C"/>
    <w:rsid w:val="00781C78"/>
    <w:rsid w:val="00781F86"/>
    <w:rsid w:val="00782383"/>
    <w:rsid w:val="00782545"/>
    <w:rsid w:val="00782BC0"/>
    <w:rsid w:val="00783181"/>
    <w:rsid w:val="007833CD"/>
    <w:rsid w:val="0078358B"/>
    <w:rsid w:val="007838C5"/>
    <w:rsid w:val="0078405A"/>
    <w:rsid w:val="007847B7"/>
    <w:rsid w:val="007849B5"/>
    <w:rsid w:val="0078554A"/>
    <w:rsid w:val="00785568"/>
    <w:rsid w:val="007859AF"/>
    <w:rsid w:val="00785DAE"/>
    <w:rsid w:val="00785EF6"/>
    <w:rsid w:val="00785F63"/>
    <w:rsid w:val="007867F8"/>
    <w:rsid w:val="007868A4"/>
    <w:rsid w:val="00786969"/>
    <w:rsid w:val="007869B6"/>
    <w:rsid w:val="00786C65"/>
    <w:rsid w:val="00786D26"/>
    <w:rsid w:val="00786D3C"/>
    <w:rsid w:val="00786EF0"/>
    <w:rsid w:val="00786FD1"/>
    <w:rsid w:val="007874AB"/>
    <w:rsid w:val="007879E1"/>
    <w:rsid w:val="00787C67"/>
    <w:rsid w:val="00790CA8"/>
    <w:rsid w:val="0079108A"/>
    <w:rsid w:val="0079194F"/>
    <w:rsid w:val="00791DF0"/>
    <w:rsid w:val="00792D4D"/>
    <w:rsid w:val="00792E37"/>
    <w:rsid w:val="00792FCB"/>
    <w:rsid w:val="00793845"/>
    <w:rsid w:val="00793CEE"/>
    <w:rsid w:val="0079451A"/>
    <w:rsid w:val="00794A2D"/>
    <w:rsid w:val="00794D6C"/>
    <w:rsid w:val="0079538E"/>
    <w:rsid w:val="0079585A"/>
    <w:rsid w:val="00796001"/>
    <w:rsid w:val="00796251"/>
    <w:rsid w:val="00796966"/>
    <w:rsid w:val="00796C5D"/>
    <w:rsid w:val="00797022"/>
    <w:rsid w:val="007974C1"/>
    <w:rsid w:val="007978B3"/>
    <w:rsid w:val="007A0AFC"/>
    <w:rsid w:val="007A0BAD"/>
    <w:rsid w:val="007A17FD"/>
    <w:rsid w:val="007A1809"/>
    <w:rsid w:val="007A194A"/>
    <w:rsid w:val="007A1A31"/>
    <w:rsid w:val="007A1B1F"/>
    <w:rsid w:val="007A1BAD"/>
    <w:rsid w:val="007A2C89"/>
    <w:rsid w:val="007A3139"/>
    <w:rsid w:val="007A39F2"/>
    <w:rsid w:val="007A3DC2"/>
    <w:rsid w:val="007A41E2"/>
    <w:rsid w:val="007A429B"/>
    <w:rsid w:val="007A48D4"/>
    <w:rsid w:val="007A4DD3"/>
    <w:rsid w:val="007A51D6"/>
    <w:rsid w:val="007A526F"/>
    <w:rsid w:val="007A591D"/>
    <w:rsid w:val="007A6304"/>
    <w:rsid w:val="007A6C24"/>
    <w:rsid w:val="007A6F2C"/>
    <w:rsid w:val="007A7320"/>
    <w:rsid w:val="007A7535"/>
    <w:rsid w:val="007A77C5"/>
    <w:rsid w:val="007B0017"/>
    <w:rsid w:val="007B02DF"/>
    <w:rsid w:val="007B0476"/>
    <w:rsid w:val="007B04A8"/>
    <w:rsid w:val="007B078E"/>
    <w:rsid w:val="007B0BE0"/>
    <w:rsid w:val="007B10BD"/>
    <w:rsid w:val="007B1243"/>
    <w:rsid w:val="007B1554"/>
    <w:rsid w:val="007B1903"/>
    <w:rsid w:val="007B1F34"/>
    <w:rsid w:val="007B20F5"/>
    <w:rsid w:val="007B2251"/>
    <w:rsid w:val="007B283E"/>
    <w:rsid w:val="007B2D9C"/>
    <w:rsid w:val="007B2E21"/>
    <w:rsid w:val="007B2EAC"/>
    <w:rsid w:val="007B305F"/>
    <w:rsid w:val="007B3B99"/>
    <w:rsid w:val="007B3E68"/>
    <w:rsid w:val="007B3EF7"/>
    <w:rsid w:val="007B3F59"/>
    <w:rsid w:val="007B4367"/>
    <w:rsid w:val="007B436E"/>
    <w:rsid w:val="007B4439"/>
    <w:rsid w:val="007B4798"/>
    <w:rsid w:val="007B47C9"/>
    <w:rsid w:val="007B521C"/>
    <w:rsid w:val="007B5818"/>
    <w:rsid w:val="007B634D"/>
    <w:rsid w:val="007B6440"/>
    <w:rsid w:val="007B660F"/>
    <w:rsid w:val="007B686C"/>
    <w:rsid w:val="007B69E2"/>
    <w:rsid w:val="007B6A8B"/>
    <w:rsid w:val="007B6EC8"/>
    <w:rsid w:val="007B78FC"/>
    <w:rsid w:val="007B7BF8"/>
    <w:rsid w:val="007B7E83"/>
    <w:rsid w:val="007C0012"/>
    <w:rsid w:val="007C019E"/>
    <w:rsid w:val="007C0FB0"/>
    <w:rsid w:val="007C13BE"/>
    <w:rsid w:val="007C1548"/>
    <w:rsid w:val="007C16D1"/>
    <w:rsid w:val="007C1917"/>
    <w:rsid w:val="007C1D3B"/>
    <w:rsid w:val="007C26F0"/>
    <w:rsid w:val="007C2AC1"/>
    <w:rsid w:val="007C2D65"/>
    <w:rsid w:val="007C35C8"/>
    <w:rsid w:val="007C3CA2"/>
    <w:rsid w:val="007C431B"/>
    <w:rsid w:val="007C4C3A"/>
    <w:rsid w:val="007C4F2C"/>
    <w:rsid w:val="007C4FF0"/>
    <w:rsid w:val="007C5413"/>
    <w:rsid w:val="007C55A8"/>
    <w:rsid w:val="007C57B1"/>
    <w:rsid w:val="007C5D95"/>
    <w:rsid w:val="007C5EBA"/>
    <w:rsid w:val="007C62A7"/>
    <w:rsid w:val="007C639D"/>
    <w:rsid w:val="007C6C55"/>
    <w:rsid w:val="007C7229"/>
    <w:rsid w:val="007C72C5"/>
    <w:rsid w:val="007C7E62"/>
    <w:rsid w:val="007C7EEE"/>
    <w:rsid w:val="007C7F2F"/>
    <w:rsid w:val="007D022D"/>
    <w:rsid w:val="007D02D4"/>
    <w:rsid w:val="007D060F"/>
    <w:rsid w:val="007D06BC"/>
    <w:rsid w:val="007D0B34"/>
    <w:rsid w:val="007D1132"/>
    <w:rsid w:val="007D13E5"/>
    <w:rsid w:val="007D15AA"/>
    <w:rsid w:val="007D15ED"/>
    <w:rsid w:val="007D1A06"/>
    <w:rsid w:val="007D1A63"/>
    <w:rsid w:val="007D1B76"/>
    <w:rsid w:val="007D2B0B"/>
    <w:rsid w:val="007D2BF4"/>
    <w:rsid w:val="007D2DCC"/>
    <w:rsid w:val="007D3987"/>
    <w:rsid w:val="007D39D9"/>
    <w:rsid w:val="007D3DBD"/>
    <w:rsid w:val="007D4BB2"/>
    <w:rsid w:val="007D4BBC"/>
    <w:rsid w:val="007D4DA5"/>
    <w:rsid w:val="007D4E06"/>
    <w:rsid w:val="007D4E33"/>
    <w:rsid w:val="007D5383"/>
    <w:rsid w:val="007D5523"/>
    <w:rsid w:val="007D5BC4"/>
    <w:rsid w:val="007D5DA6"/>
    <w:rsid w:val="007D5E6C"/>
    <w:rsid w:val="007D5FD5"/>
    <w:rsid w:val="007D6477"/>
    <w:rsid w:val="007D673F"/>
    <w:rsid w:val="007D687F"/>
    <w:rsid w:val="007D6BB3"/>
    <w:rsid w:val="007D7427"/>
    <w:rsid w:val="007D7C53"/>
    <w:rsid w:val="007D7CBC"/>
    <w:rsid w:val="007D7CF6"/>
    <w:rsid w:val="007E0265"/>
    <w:rsid w:val="007E05D5"/>
    <w:rsid w:val="007E08E0"/>
    <w:rsid w:val="007E0B61"/>
    <w:rsid w:val="007E0B85"/>
    <w:rsid w:val="007E0E76"/>
    <w:rsid w:val="007E14DA"/>
    <w:rsid w:val="007E151D"/>
    <w:rsid w:val="007E1F93"/>
    <w:rsid w:val="007E2831"/>
    <w:rsid w:val="007E2B97"/>
    <w:rsid w:val="007E3015"/>
    <w:rsid w:val="007E3276"/>
    <w:rsid w:val="007E329F"/>
    <w:rsid w:val="007E3304"/>
    <w:rsid w:val="007E3A04"/>
    <w:rsid w:val="007E3AE2"/>
    <w:rsid w:val="007E3C14"/>
    <w:rsid w:val="007E4022"/>
    <w:rsid w:val="007E4652"/>
    <w:rsid w:val="007E4929"/>
    <w:rsid w:val="007E4A00"/>
    <w:rsid w:val="007E4E5A"/>
    <w:rsid w:val="007E53B2"/>
    <w:rsid w:val="007E594D"/>
    <w:rsid w:val="007E59F2"/>
    <w:rsid w:val="007E5C0F"/>
    <w:rsid w:val="007E5CD2"/>
    <w:rsid w:val="007E5DBB"/>
    <w:rsid w:val="007E786D"/>
    <w:rsid w:val="007E7C57"/>
    <w:rsid w:val="007F0055"/>
    <w:rsid w:val="007F0598"/>
    <w:rsid w:val="007F0B0C"/>
    <w:rsid w:val="007F0B87"/>
    <w:rsid w:val="007F1208"/>
    <w:rsid w:val="007F1F66"/>
    <w:rsid w:val="007F1F8B"/>
    <w:rsid w:val="007F2478"/>
    <w:rsid w:val="007F2719"/>
    <w:rsid w:val="007F276C"/>
    <w:rsid w:val="007F27B9"/>
    <w:rsid w:val="007F31E4"/>
    <w:rsid w:val="007F35EF"/>
    <w:rsid w:val="007F3B5A"/>
    <w:rsid w:val="007F3F7C"/>
    <w:rsid w:val="007F3FB1"/>
    <w:rsid w:val="007F420D"/>
    <w:rsid w:val="007F47BF"/>
    <w:rsid w:val="007F4ED1"/>
    <w:rsid w:val="007F526D"/>
    <w:rsid w:val="007F52BD"/>
    <w:rsid w:val="007F6027"/>
    <w:rsid w:val="007F609C"/>
    <w:rsid w:val="007F692B"/>
    <w:rsid w:val="007F6C13"/>
    <w:rsid w:val="007F6CDC"/>
    <w:rsid w:val="007F7242"/>
    <w:rsid w:val="007F765E"/>
    <w:rsid w:val="007F7A38"/>
    <w:rsid w:val="007F7DD3"/>
    <w:rsid w:val="0080086B"/>
    <w:rsid w:val="00800A1E"/>
    <w:rsid w:val="00800A5C"/>
    <w:rsid w:val="00800AB3"/>
    <w:rsid w:val="00800ABF"/>
    <w:rsid w:val="00800DEB"/>
    <w:rsid w:val="008015FF"/>
    <w:rsid w:val="00801752"/>
    <w:rsid w:val="00801787"/>
    <w:rsid w:val="00801931"/>
    <w:rsid w:val="00801A54"/>
    <w:rsid w:val="00801AF7"/>
    <w:rsid w:val="00801C1D"/>
    <w:rsid w:val="00801DAA"/>
    <w:rsid w:val="00802017"/>
    <w:rsid w:val="00802CBC"/>
    <w:rsid w:val="00802F6D"/>
    <w:rsid w:val="0080348E"/>
    <w:rsid w:val="00803BC2"/>
    <w:rsid w:val="00803C40"/>
    <w:rsid w:val="00804385"/>
    <w:rsid w:val="00804471"/>
    <w:rsid w:val="008046A6"/>
    <w:rsid w:val="008046E4"/>
    <w:rsid w:val="00804DF3"/>
    <w:rsid w:val="008057AD"/>
    <w:rsid w:val="00806040"/>
    <w:rsid w:val="008061C8"/>
    <w:rsid w:val="00806765"/>
    <w:rsid w:val="00806F73"/>
    <w:rsid w:val="00806FEF"/>
    <w:rsid w:val="008075D6"/>
    <w:rsid w:val="00807B35"/>
    <w:rsid w:val="00807D7C"/>
    <w:rsid w:val="0081020C"/>
    <w:rsid w:val="00810295"/>
    <w:rsid w:val="00810664"/>
    <w:rsid w:val="008108C5"/>
    <w:rsid w:val="00810F10"/>
    <w:rsid w:val="008116DF"/>
    <w:rsid w:val="00811A8C"/>
    <w:rsid w:val="00811F64"/>
    <w:rsid w:val="008122AE"/>
    <w:rsid w:val="0081245F"/>
    <w:rsid w:val="008126A9"/>
    <w:rsid w:val="008129DE"/>
    <w:rsid w:val="00812BE2"/>
    <w:rsid w:val="00812EED"/>
    <w:rsid w:val="00812FEA"/>
    <w:rsid w:val="0081379D"/>
    <w:rsid w:val="00813AF4"/>
    <w:rsid w:val="008142CD"/>
    <w:rsid w:val="0081437A"/>
    <w:rsid w:val="008144C4"/>
    <w:rsid w:val="008147D8"/>
    <w:rsid w:val="00814B3C"/>
    <w:rsid w:val="00815A11"/>
    <w:rsid w:val="00815D46"/>
    <w:rsid w:val="00815E20"/>
    <w:rsid w:val="00816454"/>
    <w:rsid w:val="008166AA"/>
    <w:rsid w:val="00816C16"/>
    <w:rsid w:val="008172AA"/>
    <w:rsid w:val="0081733E"/>
    <w:rsid w:val="0081737F"/>
    <w:rsid w:val="0082055B"/>
    <w:rsid w:val="00820781"/>
    <w:rsid w:val="008207D9"/>
    <w:rsid w:val="00820A13"/>
    <w:rsid w:val="00820B70"/>
    <w:rsid w:val="00820FEC"/>
    <w:rsid w:val="00821129"/>
    <w:rsid w:val="00821E83"/>
    <w:rsid w:val="00821FCE"/>
    <w:rsid w:val="00822074"/>
    <w:rsid w:val="0082225F"/>
    <w:rsid w:val="00822793"/>
    <w:rsid w:val="00822BEE"/>
    <w:rsid w:val="00822DCB"/>
    <w:rsid w:val="00823000"/>
    <w:rsid w:val="00823178"/>
    <w:rsid w:val="00823315"/>
    <w:rsid w:val="00823681"/>
    <w:rsid w:val="0082387F"/>
    <w:rsid w:val="00823D93"/>
    <w:rsid w:val="00823F10"/>
    <w:rsid w:val="00823F8B"/>
    <w:rsid w:val="008241E5"/>
    <w:rsid w:val="00824335"/>
    <w:rsid w:val="008243F1"/>
    <w:rsid w:val="0082460A"/>
    <w:rsid w:val="00824F38"/>
    <w:rsid w:val="0082539A"/>
    <w:rsid w:val="00825CB9"/>
    <w:rsid w:val="0082636C"/>
    <w:rsid w:val="00826E22"/>
    <w:rsid w:val="00826EBC"/>
    <w:rsid w:val="008279EB"/>
    <w:rsid w:val="00830769"/>
    <w:rsid w:val="008315D4"/>
    <w:rsid w:val="0083174E"/>
    <w:rsid w:val="00831CF9"/>
    <w:rsid w:val="00831E91"/>
    <w:rsid w:val="00831F0C"/>
    <w:rsid w:val="008325D4"/>
    <w:rsid w:val="008327BC"/>
    <w:rsid w:val="008328DF"/>
    <w:rsid w:val="00832A61"/>
    <w:rsid w:val="00832B01"/>
    <w:rsid w:val="00832BA5"/>
    <w:rsid w:val="008331C5"/>
    <w:rsid w:val="008331C9"/>
    <w:rsid w:val="0083357C"/>
    <w:rsid w:val="00833928"/>
    <w:rsid w:val="00833A5F"/>
    <w:rsid w:val="00833E4B"/>
    <w:rsid w:val="00833FAF"/>
    <w:rsid w:val="00834093"/>
    <w:rsid w:val="008346D3"/>
    <w:rsid w:val="00834A76"/>
    <w:rsid w:val="0083510D"/>
    <w:rsid w:val="008354D9"/>
    <w:rsid w:val="00835677"/>
    <w:rsid w:val="00835BA3"/>
    <w:rsid w:val="00835C7B"/>
    <w:rsid w:val="00835FAE"/>
    <w:rsid w:val="008362A1"/>
    <w:rsid w:val="008365BB"/>
    <w:rsid w:val="0083663F"/>
    <w:rsid w:val="008366A6"/>
    <w:rsid w:val="00836A35"/>
    <w:rsid w:val="00836AAB"/>
    <w:rsid w:val="00836C95"/>
    <w:rsid w:val="00836F95"/>
    <w:rsid w:val="0083790B"/>
    <w:rsid w:val="0084047E"/>
    <w:rsid w:val="00840B52"/>
    <w:rsid w:val="00840EF1"/>
    <w:rsid w:val="008414B3"/>
    <w:rsid w:val="008416E0"/>
    <w:rsid w:val="00841729"/>
    <w:rsid w:val="008417AB"/>
    <w:rsid w:val="00841CF2"/>
    <w:rsid w:val="00841FF3"/>
    <w:rsid w:val="00842083"/>
    <w:rsid w:val="00842A09"/>
    <w:rsid w:val="00842AF6"/>
    <w:rsid w:val="00842E6A"/>
    <w:rsid w:val="008430B6"/>
    <w:rsid w:val="00843292"/>
    <w:rsid w:val="00843922"/>
    <w:rsid w:val="00843FD4"/>
    <w:rsid w:val="00844531"/>
    <w:rsid w:val="0084471F"/>
    <w:rsid w:val="00844F6B"/>
    <w:rsid w:val="008456FE"/>
    <w:rsid w:val="0084571C"/>
    <w:rsid w:val="00845C00"/>
    <w:rsid w:val="00845E67"/>
    <w:rsid w:val="0084613D"/>
    <w:rsid w:val="008467C6"/>
    <w:rsid w:val="00846B19"/>
    <w:rsid w:val="00847589"/>
    <w:rsid w:val="00847B60"/>
    <w:rsid w:val="00847CED"/>
    <w:rsid w:val="00850269"/>
    <w:rsid w:val="0085027B"/>
    <w:rsid w:val="00850343"/>
    <w:rsid w:val="00850720"/>
    <w:rsid w:val="0085133A"/>
    <w:rsid w:val="00851CA4"/>
    <w:rsid w:val="00852422"/>
    <w:rsid w:val="008525B1"/>
    <w:rsid w:val="00852AA3"/>
    <w:rsid w:val="00852E96"/>
    <w:rsid w:val="00853058"/>
    <w:rsid w:val="008532A0"/>
    <w:rsid w:val="008534CA"/>
    <w:rsid w:val="00853BB4"/>
    <w:rsid w:val="00853D14"/>
    <w:rsid w:val="0085401F"/>
    <w:rsid w:val="0085419D"/>
    <w:rsid w:val="00854331"/>
    <w:rsid w:val="00854425"/>
    <w:rsid w:val="00854B03"/>
    <w:rsid w:val="00854F16"/>
    <w:rsid w:val="00855019"/>
    <w:rsid w:val="008552E6"/>
    <w:rsid w:val="008553A8"/>
    <w:rsid w:val="00855609"/>
    <w:rsid w:val="008557B9"/>
    <w:rsid w:val="008558D2"/>
    <w:rsid w:val="0085642C"/>
    <w:rsid w:val="008566CE"/>
    <w:rsid w:val="00856878"/>
    <w:rsid w:val="008568F3"/>
    <w:rsid w:val="00856C4F"/>
    <w:rsid w:val="00856E3E"/>
    <w:rsid w:val="00857127"/>
    <w:rsid w:val="008574A5"/>
    <w:rsid w:val="008576E2"/>
    <w:rsid w:val="00857B71"/>
    <w:rsid w:val="00857FEC"/>
    <w:rsid w:val="00860062"/>
    <w:rsid w:val="008602C2"/>
    <w:rsid w:val="008603F0"/>
    <w:rsid w:val="00860A80"/>
    <w:rsid w:val="00861A58"/>
    <w:rsid w:val="0086265D"/>
    <w:rsid w:val="00862ECA"/>
    <w:rsid w:val="00862F28"/>
    <w:rsid w:val="0086339D"/>
    <w:rsid w:val="008634C0"/>
    <w:rsid w:val="008659FD"/>
    <w:rsid w:val="00865F42"/>
    <w:rsid w:val="008660F4"/>
    <w:rsid w:val="00866543"/>
    <w:rsid w:val="0086659D"/>
    <w:rsid w:val="00866639"/>
    <w:rsid w:val="00866705"/>
    <w:rsid w:val="00866B62"/>
    <w:rsid w:val="008670FE"/>
    <w:rsid w:val="008673B9"/>
    <w:rsid w:val="00867412"/>
    <w:rsid w:val="008679F1"/>
    <w:rsid w:val="00867A29"/>
    <w:rsid w:val="0087012D"/>
    <w:rsid w:val="00870198"/>
    <w:rsid w:val="00870A36"/>
    <w:rsid w:val="008710FD"/>
    <w:rsid w:val="0087148C"/>
    <w:rsid w:val="008716F3"/>
    <w:rsid w:val="00872118"/>
    <w:rsid w:val="00872ED0"/>
    <w:rsid w:val="00872EF7"/>
    <w:rsid w:val="008732C2"/>
    <w:rsid w:val="00873929"/>
    <w:rsid w:val="00873A2D"/>
    <w:rsid w:val="0087464B"/>
    <w:rsid w:val="00875036"/>
    <w:rsid w:val="0087534D"/>
    <w:rsid w:val="00875675"/>
    <w:rsid w:val="0087576C"/>
    <w:rsid w:val="00875CB0"/>
    <w:rsid w:val="00875DA2"/>
    <w:rsid w:val="00875FF3"/>
    <w:rsid w:val="0087624F"/>
    <w:rsid w:val="008762E0"/>
    <w:rsid w:val="0087715B"/>
    <w:rsid w:val="0088032D"/>
    <w:rsid w:val="00880474"/>
    <w:rsid w:val="0088075B"/>
    <w:rsid w:val="00880C43"/>
    <w:rsid w:val="00880DDC"/>
    <w:rsid w:val="00880E50"/>
    <w:rsid w:val="00880E55"/>
    <w:rsid w:val="008811CE"/>
    <w:rsid w:val="00881887"/>
    <w:rsid w:val="0088198F"/>
    <w:rsid w:val="00882232"/>
    <w:rsid w:val="00882411"/>
    <w:rsid w:val="00882B81"/>
    <w:rsid w:val="0088382B"/>
    <w:rsid w:val="008838CB"/>
    <w:rsid w:val="00884080"/>
    <w:rsid w:val="008847FC"/>
    <w:rsid w:val="00884AF7"/>
    <w:rsid w:val="00884B15"/>
    <w:rsid w:val="00884BDB"/>
    <w:rsid w:val="00884D16"/>
    <w:rsid w:val="00885139"/>
    <w:rsid w:val="0088518D"/>
    <w:rsid w:val="0088578A"/>
    <w:rsid w:val="00885803"/>
    <w:rsid w:val="00885A9A"/>
    <w:rsid w:val="00885D48"/>
    <w:rsid w:val="008868C0"/>
    <w:rsid w:val="00886E2D"/>
    <w:rsid w:val="00887F8A"/>
    <w:rsid w:val="0089006A"/>
    <w:rsid w:val="0089105F"/>
    <w:rsid w:val="00891177"/>
    <w:rsid w:val="0089176F"/>
    <w:rsid w:val="00891A36"/>
    <w:rsid w:val="00891A45"/>
    <w:rsid w:val="00891DC0"/>
    <w:rsid w:val="00892521"/>
    <w:rsid w:val="008927B2"/>
    <w:rsid w:val="0089285E"/>
    <w:rsid w:val="0089288B"/>
    <w:rsid w:val="00892C33"/>
    <w:rsid w:val="00892FF1"/>
    <w:rsid w:val="00893665"/>
    <w:rsid w:val="00893781"/>
    <w:rsid w:val="00894321"/>
    <w:rsid w:val="0089472F"/>
    <w:rsid w:val="00894B92"/>
    <w:rsid w:val="00894D53"/>
    <w:rsid w:val="0089505B"/>
    <w:rsid w:val="008951B9"/>
    <w:rsid w:val="00895983"/>
    <w:rsid w:val="00895AAD"/>
    <w:rsid w:val="00895EBE"/>
    <w:rsid w:val="008961DC"/>
    <w:rsid w:val="00896418"/>
    <w:rsid w:val="00896A87"/>
    <w:rsid w:val="00896A88"/>
    <w:rsid w:val="00896B40"/>
    <w:rsid w:val="00897091"/>
    <w:rsid w:val="008978AC"/>
    <w:rsid w:val="00897C28"/>
    <w:rsid w:val="00897F1D"/>
    <w:rsid w:val="008A0931"/>
    <w:rsid w:val="008A09FF"/>
    <w:rsid w:val="008A0A79"/>
    <w:rsid w:val="008A0CA8"/>
    <w:rsid w:val="008A0E15"/>
    <w:rsid w:val="008A1172"/>
    <w:rsid w:val="008A16D7"/>
    <w:rsid w:val="008A186E"/>
    <w:rsid w:val="008A188B"/>
    <w:rsid w:val="008A19A6"/>
    <w:rsid w:val="008A21E3"/>
    <w:rsid w:val="008A2583"/>
    <w:rsid w:val="008A28B5"/>
    <w:rsid w:val="008A2CCE"/>
    <w:rsid w:val="008A35C6"/>
    <w:rsid w:val="008A381B"/>
    <w:rsid w:val="008A38FD"/>
    <w:rsid w:val="008A3DD8"/>
    <w:rsid w:val="008A3F6C"/>
    <w:rsid w:val="008A4025"/>
    <w:rsid w:val="008A420C"/>
    <w:rsid w:val="008A43CC"/>
    <w:rsid w:val="008A5850"/>
    <w:rsid w:val="008A5876"/>
    <w:rsid w:val="008A5B7E"/>
    <w:rsid w:val="008A6433"/>
    <w:rsid w:val="008A659B"/>
    <w:rsid w:val="008A6EE9"/>
    <w:rsid w:val="008A6F15"/>
    <w:rsid w:val="008A6FED"/>
    <w:rsid w:val="008A7847"/>
    <w:rsid w:val="008B05EA"/>
    <w:rsid w:val="008B08F3"/>
    <w:rsid w:val="008B1045"/>
    <w:rsid w:val="008B110B"/>
    <w:rsid w:val="008B11A2"/>
    <w:rsid w:val="008B1323"/>
    <w:rsid w:val="008B1369"/>
    <w:rsid w:val="008B184A"/>
    <w:rsid w:val="008B3514"/>
    <w:rsid w:val="008B3A69"/>
    <w:rsid w:val="008B3A85"/>
    <w:rsid w:val="008B3E8E"/>
    <w:rsid w:val="008B4C78"/>
    <w:rsid w:val="008B509F"/>
    <w:rsid w:val="008B5789"/>
    <w:rsid w:val="008B59CE"/>
    <w:rsid w:val="008B60B5"/>
    <w:rsid w:val="008B627F"/>
    <w:rsid w:val="008B6557"/>
    <w:rsid w:val="008B6924"/>
    <w:rsid w:val="008B6CED"/>
    <w:rsid w:val="008B6DBB"/>
    <w:rsid w:val="008B6EBC"/>
    <w:rsid w:val="008B704D"/>
    <w:rsid w:val="008B744D"/>
    <w:rsid w:val="008B76AE"/>
    <w:rsid w:val="008B7989"/>
    <w:rsid w:val="008B7A40"/>
    <w:rsid w:val="008B7A4D"/>
    <w:rsid w:val="008B7C5C"/>
    <w:rsid w:val="008C0055"/>
    <w:rsid w:val="008C0194"/>
    <w:rsid w:val="008C08DA"/>
    <w:rsid w:val="008C099F"/>
    <w:rsid w:val="008C1180"/>
    <w:rsid w:val="008C1523"/>
    <w:rsid w:val="008C1E2A"/>
    <w:rsid w:val="008C22A4"/>
    <w:rsid w:val="008C25FF"/>
    <w:rsid w:val="008C29BF"/>
    <w:rsid w:val="008C2EC9"/>
    <w:rsid w:val="008C3A73"/>
    <w:rsid w:val="008C3CFD"/>
    <w:rsid w:val="008C3F86"/>
    <w:rsid w:val="008C3FB8"/>
    <w:rsid w:val="008C47A4"/>
    <w:rsid w:val="008C4DF8"/>
    <w:rsid w:val="008C4FBB"/>
    <w:rsid w:val="008C553B"/>
    <w:rsid w:val="008C55CE"/>
    <w:rsid w:val="008C57E0"/>
    <w:rsid w:val="008C596B"/>
    <w:rsid w:val="008C5D7D"/>
    <w:rsid w:val="008C6764"/>
    <w:rsid w:val="008C6D63"/>
    <w:rsid w:val="008C73FE"/>
    <w:rsid w:val="008D103C"/>
    <w:rsid w:val="008D1056"/>
    <w:rsid w:val="008D12E6"/>
    <w:rsid w:val="008D13ED"/>
    <w:rsid w:val="008D19C9"/>
    <w:rsid w:val="008D1A3C"/>
    <w:rsid w:val="008D1D7F"/>
    <w:rsid w:val="008D20BD"/>
    <w:rsid w:val="008D23C8"/>
    <w:rsid w:val="008D25B0"/>
    <w:rsid w:val="008D25D8"/>
    <w:rsid w:val="008D289D"/>
    <w:rsid w:val="008D29A4"/>
    <w:rsid w:val="008D2D35"/>
    <w:rsid w:val="008D301B"/>
    <w:rsid w:val="008D34FC"/>
    <w:rsid w:val="008D3626"/>
    <w:rsid w:val="008D3645"/>
    <w:rsid w:val="008D3C30"/>
    <w:rsid w:val="008D40B1"/>
    <w:rsid w:val="008D4111"/>
    <w:rsid w:val="008D44EE"/>
    <w:rsid w:val="008D477C"/>
    <w:rsid w:val="008D52DC"/>
    <w:rsid w:val="008D53F0"/>
    <w:rsid w:val="008D550D"/>
    <w:rsid w:val="008D566B"/>
    <w:rsid w:val="008D5910"/>
    <w:rsid w:val="008D5B45"/>
    <w:rsid w:val="008D641B"/>
    <w:rsid w:val="008D6B8B"/>
    <w:rsid w:val="008D6F7F"/>
    <w:rsid w:val="008D790F"/>
    <w:rsid w:val="008D7DD7"/>
    <w:rsid w:val="008E041E"/>
    <w:rsid w:val="008E07C1"/>
    <w:rsid w:val="008E1585"/>
    <w:rsid w:val="008E1D04"/>
    <w:rsid w:val="008E1D64"/>
    <w:rsid w:val="008E1E4F"/>
    <w:rsid w:val="008E1F1B"/>
    <w:rsid w:val="008E20CA"/>
    <w:rsid w:val="008E28BD"/>
    <w:rsid w:val="008E2CF3"/>
    <w:rsid w:val="008E307E"/>
    <w:rsid w:val="008E3363"/>
    <w:rsid w:val="008E33FD"/>
    <w:rsid w:val="008E409B"/>
    <w:rsid w:val="008E40FB"/>
    <w:rsid w:val="008E4148"/>
    <w:rsid w:val="008E42C7"/>
    <w:rsid w:val="008E4516"/>
    <w:rsid w:val="008E472D"/>
    <w:rsid w:val="008E4744"/>
    <w:rsid w:val="008E4B06"/>
    <w:rsid w:val="008E540B"/>
    <w:rsid w:val="008E5823"/>
    <w:rsid w:val="008E60B5"/>
    <w:rsid w:val="008E60EA"/>
    <w:rsid w:val="008E62A2"/>
    <w:rsid w:val="008E6580"/>
    <w:rsid w:val="008E6A39"/>
    <w:rsid w:val="008E6C7A"/>
    <w:rsid w:val="008E6F63"/>
    <w:rsid w:val="008E6FFC"/>
    <w:rsid w:val="008E733D"/>
    <w:rsid w:val="008E78A0"/>
    <w:rsid w:val="008E7952"/>
    <w:rsid w:val="008E7989"/>
    <w:rsid w:val="008F0207"/>
    <w:rsid w:val="008F0AF1"/>
    <w:rsid w:val="008F0F6E"/>
    <w:rsid w:val="008F15FE"/>
    <w:rsid w:val="008F16C1"/>
    <w:rsid w:val="008F1707"/>
    <w:rsid w:val="008F1722"/>
    <w:rsid w:val="008F2A85"/>
    <w:rsid w:val="008F2A9F"/>
    <w:rsid w:val="008F33E1"/>
    <w:rsid w:val="008F3868"/>
    <w:rsid w:val="008F395C"/>
    <w:rsid w:val="008F401E"/>
    <w:rsid w:val="008F43AF"/>
    <w:rsid w:val="008F5985"/>
    <w:rsid w:val="008F5AA2"/>
    <w:rsid w:val="008F5ABF"/>
    <w:rsid w:val="008F5EA0"/>
    <w:rsid w:val="008F6042"/>
    <w:rsid w:val="008F68FA"/>
    <w:rsid w:val="008F6F9B"/>
    <w:rsid w:val="008F701A"/>
    <w:rsid w:val="008F7342"/>
    <w:rsid w:val="008F74E3"/>
    <w:rsid w:val="008F776F"/>
    <w:rsid w:val="008F7829"/>
    <w:rsid w:val="008F7DAE"/>
    <w:rsid w:val="009003EF"/>
    <w:rsid w:val="009003F3"/>
    <w:rsid w:val="009005BF"/>
    <w:rsid w:val="00901586"/>
    <w:rsid w:val="0090188A"/>
    <w:rsid w:val="00901AE3"/>
    <w:rsid w:val="00901CDD"/>
    <w:rsid w:val="00902518"/>
    <w:rsid w:val="0090265F"/>
    <w:rsid w:val="009027D1"/>
    <w:rsid w:val="00902AF5"/>
    <w:rsid w:val="009030B7"/>
    <w:rsid w:val="0090311F"/>
    <w:rsid w:val="009034EF"/>
    <w:rsid w:val="009038B0"/>
    <w:rsid w:val="00903BDE"/>
    <w:rsid w:val="009041C1"/>
    <w:rsid w:val="009043AF"/>
    <w:rsid w:val="009045A3"/>
    <w:rsid w:val="009048B4"/>
    <w:rsid w:val="00904997"/>
    <w:rsid w:val="0090558E"/>
    <w:rsid w:val="00905638"/>
    <w:rsid w:val="00906630"/>
    <w:rsid w:val="009068E3"/>
    <w:rsid w:val="009075BA"/>
    <w:rsid w:val="0090775C"/>
    <w:rsid w:val="009079A3"/>
    <w:rsid w:val="00907CB4"/>
    <w:rsid w:val="0091073F"/>
    <w:rsid w:val="0091101B"/>
    <w:rsid w:val="0091128A"/>
    <w:rsid w:val="0091137B"/>
    <w:rsid w:val="0091153B"/>
    <w:rsid w:val="00911DBD"/>
    <w:rsid w:val="009122C3"/>
    <w:rsid w:val="009123FD"/>
    <w:rsid w:val="009129B8"/>
    <w:rsid w:val="00912A03"/>
    <w:rsid w:val="00912C1C"/>
    <w:rsid w:val="00912CEE"/>
    <w:rsid w:val="00912D49"/>
    <w:rsid w:val="00912F0B"/>
    <w:rsid w:val="009135D1"/>
    <w:rsid w:val="00913972"/>
    <w:rsid w:val="00914228"/>
    <w:rsid w:val="009144A0"/>
    <w:rsid w:val="00914543"/>
    <w:rsid w:val="0091458E"/>
    <w:rsid w:val="009145A4"/>
    <w:rsid w:val="00914637"/>
    <w:rsid w:val="009147BB"/>
    <w:rsid w:val="00915672"/>
    <w:rsid w:val="00915B48"/>
    <w:rsid w:val="00916512"/>
    <w:rsid w:val="00916DB5"/>
    <w:rsid w:val="0091723E"/>
    <w:rsid w:val="009172B0"/>
    <w:rsid w:val="009174B6"/>
    <w:rsid w:val="009175E3"/>
    <w:rsid w:val="009176CE"/>
    <w:rsid w:val="009177E0"/>
    <w:rsid w:val="009177F4"/>
    <w:rsid w:val="00917C1D"/>
    <w:rsid w:val="0092004D"/>
    <w:rsid w:val="0092013C"/>
    <w:rsid w:val="00920259"/>
    <w:rsid w:val="0092045F"/>
    <w:rsid w:val="0092074B"/>
    <w:rsid w:val="00920A3D"/>
    <w:rsid w:val="00920F87"/>
    <w:rsid w:val="00921026"/>
    <w:rsid w:val="00921490"/>
    <w:rsid w:val="00921AE9"/>
    <w:rsid w:val="00921B2C"/>
    <w:rsid w:val="00921E82"/>
    <w:rsid w:val="009228AA"/>
    <w:rsid w:val="009228F6"/>
    <w:rsid w:val="00922A40"/>
    <w:rsid w:val="00922EE8"/>
    <w:rsid w:val="00922F9B"/>
    <w:rsid w:val="009236CC"/>
    <w:rsid w:val="0092391B"/>
    <w:rsid w:val="00923927"/>
    <w:rsid w:val="00923C5E"/>
    <w:rsid w:val="00923D8E"/>
    <w:rsid w:val="00924240"/>
    <w:rsid w:val="009243D4"/>
    <w:rsid w:val="00924632"/>
    <w:rsid w:val="00924AC1"/>
    <w:rsid w:val="00924CD2"/>
    <w:rsid w:val="00924D71"/>
    <w:rsid w:val="009254D4"/>
    <w:rsid w:val="009255A2"/>
    <w:rsid w:val="0092572F"/>
    <w:rsid w:val="00925845"/>
    <w:rsid w:val="00925921"/>
    <w:rsid w:val="00925E50"/>
    <w:rsid w:val="00926012"/>
    <w:rsid w:val="009261AF"/>
    <w:rsid w:val="009262BA"/>
    <w:rsid w:val="009265CD"/>
    <w:rsid w:val="00926B14"/>
    <w:rsid w:val="0092722B"/>
    <w:rsid w:val="009275D6"/>
    <w:rsid w:val="009279AD"/>
    <w:rsid w:val="00927D72"/>
    <w:rsid w:val="00927EE1"/>
    <w:rsid w:val="00927F6E"/>
    <w:rsid w:val="009303EA"/>
    <w:rsid w:val="0093046E"/>
    <w:rsid w:val="00930F9E"/>
    <w:rsid w:val="00931377"/>
    <w:rsid w:val="009314E7"/>
    <w:rsid w:val="00931B17"/>
    <w:rsid w:val="00932144"/>
    <w:rsid w:val="00932440"/>
    <w:rsid w:val="00932B78"/>
    <w:rsid w:val="00932BAB"/>
    <w:rsid w:val="00933064"/>
    <w:rsid w:val="009333C5"/>
    <w:rsid w:val="00933882"/>
    <w:rsid w:val="00933C36"/>
    <w:rsid w:val="00933E0C"/>
    <w:rsid w:val="009342F4"/>
    <w:rsid w:val="0093469B"/>
    <w:rsid w:val="00934989"/>
    <w:rsid w:val="00934EBE"/>
    <w:rsid w:val="009350FA"/>
    <w:rsid w:val="009358A5"/>
    <w:rsid w:val="00935F95"/>
    <w:rsid w:val="00936265"/>
    <w:rsid w:val="00936386"/>
    <w:rsid w:val="0093651B"/>
    <w:rsid w:val="009365B7"/>
    <w:rsid w:val="00936A18"/>
    <w:rsid w:val="00936D10"/>
    <w:rsid w:val="00937355"/>
    <w:rsid w:val="00937599"/>
    <w:rsid w:val="00937874"/>
    <w:rsid w:val="0093796E"/>
    <w:rsid w:val="00937AC0"/>
    <w:rsid w:val="009402CA"/>
    <w:rsid w:val="00940CD8"/>
    <w:rsid w:val="00940D06"/>
    <w:rsid w:val="00940E29"/>
    <w:rsid w:val="00941088"/>
    <w:rsid w:val="00941199"/>
    <w:rsid w:val="009415DC"/>
    <w:rsid w:val="00941664"/>
    <w:rsid w:val="0094199E"/>
    <w:rsid w:val="00941FFB"/>
    <w:rsid w:val="009422CE"/>
    <w:rsid w:val="00942624"/>
    <w:rsid w:val="00942A70"/>
    <w:rsid w:val="00942CF5"/>
    <w:rsid w:val="00943202"/>
    <w:rsid w:val="00943528"/>
    <w:rsid w:val="009438A4"/>
    <w:rsid w:val="009438E4"/>
    <w:rsid w:val="00943A94"/>
    <w:rsid w:val="009443F7"/>
    <w:rsid w:val="009446ED"/>
    <w:rsid w:val="009452B0"/>
    <w:rsid w:val="009452D4"/>
    <w:rsid w:val="009458F4"/>
    <w:rsid w:val="0094604F"/>
    <w:rsid w:val="0094614E"/>
    <w:rsid w:val="0094639D"/>
    <w:rsid w:val="009463A3"/>
    <w:rsid w:val="00946512"/>
    <w:rsid w:val="00946B50"/>
    <w:rsid w:val="009500F5"/>
    <w:rsid w:val="009505A3"/>
    <w:rsid w:val="0095063E"/>
    <w:rsid w:val="009508B0"/>
    <w:rsid w:val="009508EA"/>
    <w:rsid w:val="00950CE8"/>
    <w:rsid w:val="00950D37"/>
    <w:rsid w:val="00950E2C"/>
    <w:rsid w:val="0095112D"/>
    <w:rsid w:val="0095146F"/>
    <w:rsid w:val="0095195B"/>
    <w:rsid w:val="00951C34"/>
    <w:rsid w:val="00952142"/>
    <w:rsid w:val="0095284C"/>
    <w:rsid w:val="00952D50"/>
    <w:rsid w:val="00952EA7"/>
    <w:rsid w:val="009532E7"/>
    <w:rsid w:val="0095347B"/>
    <w:rsid w:val="0095349E"/>
    <w:rsid w:val="00953531"/>
    <w:rsid w:val="0095383D"/>
    <w:rsid w:val="00953C96"/>
    <w:rsid w:val="009540E6"/>
    <w:rsid w:val="0095436F"/>
    <w:rsid w:val="00954AF4"/>
    <w:rsid w:val="00954C10"/>
    <w:rsid w:val="00954D58"/>
    <w:rsid w:val="00954D92"/>
    <w:rsid w:val="00954F43"/>
    <w:rsid w:val="00955F49"/>
    <w:rsid w:val="0095695D"/>
    <w:rsid w:val="00956A71"/>
    <w:rsid w:val="00956D35"/>
    <w:rsid w:val="00956DB2"/>
    <w:rsid w:val="0095780E"/>
    <w:rsid w:val="009601BD"/>
    <w:rsid w:val="00960C75"/>
    <w:rsid w:val="00960CD5"/>
    <w:rsid w:val="009611B5"/>
    <w:rsid w:val="00961880"/>
    <w:rsid w:val="009618A1"/>
    <w:rsid w:val="00961DDD"/>
    <w:rsid w:val="00961F5A"/>
    <w:rsid w:val="00962499"/>
    <w:rsid w:val="009625B5"/>
    <w:rsid w:val="0096329D"/>
    <w:rsid w:val="00963831"/>
    <w:rsid w:val="009646AB"/>
    <w:rsid w:val="009647A8"/>
    <w:rsid w:val="00964DCF"/>
    <w:rsid w:val="00964E28"/>
    <w:rsid w:val="00965000"/>
    <w:rsid w:val="009653A9"/>
    <w:rsid w:val="009656E7"/>
    <w:rsid w:val="009657AE"/>
    <w:rsid w:val="009658C7"/>
    <w:rsid w:val="0096624A"/>
    <w:rsid w:val="009666EE"/>
    <w:rsid w:val="00966782"/>
    <w:rsid w:val="00966AF7"/>
    <w:rsid w:val="00966DD5"/>
    <w:rsid w:val="009671BF"/>
    <w:rsid w:val="0096772B"/>
    <w:rsid w:val="00967A06"/>
    <w:rsid w:val="00967BB9"/>
    <w:rsid w:val="009704EF"/>
    <w:rsid w:val="009704F0"/>
    <w:rsid w:val="00971DE1"/>
    <w:rsid w:val="00971E7E"/>
    <w:rsid w:val="00972935"/>
    <w:rsid w:val="00972B0C"/>
    <w:rsid w:val="00972C30"/>
    <w:rsid w:val="0097323C"/>
    <w:rsid w:val="0097329C"/>
    <w:rsid w:val="00973651"/>
    <w:rsid w:val="00973731"/>
    <w:rsid w:val="009737A3"/>
    <w:rsid w:val="00973B91"/>
    <w:rsid w:val="00973E3A"/>
    <w:rsid w:val="00973FA6"/>
    <w:rsid w:val="00974648"/>
    <w:rsid w:val="00974EDE"/>
    <w:rsid w:val="009752E4"/>
    <w:rsid w:val="009754EF"/>
    <w:rsid w:val="009757EF"/>
    <w:rsid w:val="00975A80"/>
    <w:rsid w:val="00975BF3"/>
    <w:rsid w:val="00975F49"/>
    <w:rsid w:val="009765A4"/>
    <w:rsid w:val="00976624"/>
    <w:rsid w:val="009776FB"/>
    <w:rsid w:val="00977B7D"/>
    <w:rsid w:val="00977FF6"/>
    <w:rsid w:val="0098044A"/>
    <w:rsid w:val="009804EF"/>
    <w:rsid w:val="00980BEF"/>
    <w:rsid w:val="009810FC"/>
    <w:rsid w:val="009817C4"/>
    <w:rsid w:val="00981FBF"/>
    <w:rsid w:val="0098226B"/>
    <w:rsid w:val="00982A7E"/>
    <w:rsid w:val="0098328F"/>
    <w:rsid w:val="0098336A"/>
    <w:rsid w:val="00983868"/>
    <w:rsid w:val="009838B4"/>
    <w:rsid w:val="00983CAB"/>
    <w:rsid w:val="00983F43"/>
    <w:rsid w:val="00983F97"/>
    <w:rsid w:val="009844C5"/>
    <w:rsid w:val="009846F6"/>
    <w:rsid w:val="00984AA1"/>
    <w:rsid w:val="00984B25"/>
    <w:rsid w:val="009855B2"/>
    <w:rsid w:val="0098575A"/>
    <w:rsid w:val="009859DC"/>
    <w:rsid w:val="00985EAE"/>
    <w:rsid w:val="0098615E"/>
    <w:rsid w:val="009863AD"/>
    <w:rsid w:val="009864D1"/>
    <w:rsid w:val="009868E3"/>
    <w:rsid w:val="009869ED"/>
    <w:rsid w:val="00986EC5"/>
    <w:rsid w:val="00987454"/>
    <w:rsid w:val="0098762E"/>
    <w:rsid w:val="0098793B"/>
    <w:rsid w:val="00987B00"/>
    <w:rsid w:val="00987C16"/>
    <w:rsid w:val="00987DCA"/>
    <w:rsid w:val="00987E54"/>
    <w:rsid w:val="00987FBB"/>
    <w:rsid w:val="00990531"/>
    <w:rsid w:val="009906CD"/>
    <w:rsid w:val="00990BDC"/>
    <w:rsid w:val="00991578"/>
    <w:rsid w:val="00991625"/>
    <w:rsid w:val="009922C4"/>
    <w:rsid w:val="009925D7"/>
    <w:rsid w:val="009928D6"/>
    <w:rsid w:val="00992960"/>
    <w:rsid w:val="00992A92"/>
    <w:rsid w:val="0099335A"/>
    <w:rsid w:val="009938AB"/>
    <w:rsid w:val="00993E0C"/>
    <w:rsid w:val="00994157"/>
    <w:rsid w:val="00994347"/>
    <w:rsid w:val="0099438D"/>
    <w:rsid w:val="009946AE"/>
    <w:rsid w:val="00994C20"/>
    <w:rsid w:val="00994FEB"/>
    <w:rsid w:val="00995005"/>
    <w:rsid w:val="009951FE"/>
    <w:rsid w:val="00995280"/>
    <w:rsid w:val="009955E9"/>
    <w:rsid w:val="009969AC"/>
    <w:rsid w:val="00996BD6"/>
    <w:rsid w:val="00996C8C"/>
    <w:rsid w:val="00996E9B"/>
    <w:rsid w:val="0099777C"/>
    <w:rsid w:val="00997A27"/>
    <w:rsid w:val="00997DF9"/>
    <w:rsid w:val="009A0621"/>
    <w:rsid w:val="009A08EF"/>
    <w:rsid w:val="009A0C8D"/>
    <w:rsid w:val="009A0E24"/>
    <w:rsid w:val="009A1CA8"/>
    <w:rsid w:val="009A210A"/>
    <w:rsid w:val="009A2469"/>
    <w:rsid w:val="009A27C2"/>
    <w:rsid w:val="009A2BCC"/>
    <w:rsid w:val="009A32B3"/>
    <w:rsid w:val="009A3418"/>
    <w:rsid w:val="009A363F"/>
    <w:rsid w:val="009A4595"/>
    <w:rsid w:val="009A5224"/>
    <w:rsid w:val="009A5542"/>
    <w:rsid w:val="009A5AA2"/>
    <w:rsid w:val="009A5CF5"/>
    <w:rsid w:val="009A5E9C"/>
    <w:rsid w:val="009A63B6"/>
    <w:rsid w:val="009A649B"/>
    <w:rsid w:val="009A781D"/>
    <w:rsid w:val="009A7A22"/>
    <w:rsid w:val="009A7F3E"/>
    <w:rsid w:val="009B0312"/>
    <w:rsid w:val="009B0564"/>
    <w:rsid w:val="009B120E"/>
    <w:rsid w:val="009B1693"/>
    <w:rsid w:val="009B1AB1"/>
    <w:rsid w:val="009B2076"/>
    <w:rsid w:val="009B23F7"/>
    <w:rsid w:val="009B24FD"/>
    <w:rsid w:val="009B2703"/>
    <w:rsid w:val="009B299B"/>
    <w:rsid w:val="009B2A86"/>
    <w:rsid w:val="009B2C38"/>
    <w:rsid w:val="009B310C"/>
    <w:rsid w:val="009B32C8"/>
    <w:rsid w:val="009B3397"/>
    <w:rsid w:val="009B34AE"/>
    <w:rsid w:val="009B3F21"/>
    <w:rsid w:val="009B40DC"/>
    <w:rsid w:val="009B4156"/>
    <w:rsid w:val="009B4773"/>
    <w:rsid w:val="009B5381"/>
    <w:rsid w:val="009B5BDC"/>
    <w:rsid w:val="009B63B8"/>
    <w:rsid w:val="009B7082"/>
    <w:rsid w:val="009B7577"/>
    <w:rsid w:val="009B77D1"/>
    <w:rsid w:val="009B7A0D"/>
    <w:rsid w:val="009B7ACC"/>
    <w:rsid w:val="009C0088"/>
    <w:rsid w:val="009C00CE"/>
    <w:rsid w:val="009C026C"/>
    <w:rsid w:val="009C09BB"/>
    <w:rsid w:val="009C0A76"/>
    <w:rsid w:val="009C1872"/>
    <w:rsid w:val="009C2123"/>
    <w:rsid w:val="009C2266"/>
    <w:rsid w:val="009C326C"/>
    <w:rsid w:val="009C331C"/>
    <w:rsid w:val="009C36AF"/>
    <w:rsid w:val="009C3E57"/>
    <w:rsid w:val="009C3F0F"/>
    <w:rsid w:val="009C4383"/>
    <w:rsid w:val="009C4571"/>
    <w:rsid w:val="009C4585"/>
    <w:rsid w:val="009C49E9"/>
    <w:rsid w:val="009C4BBC"/>
    <w:rsid w:val="009C5658"/>
    <w:rsid w:val="009C5930"/>
    <w:rsid w:val="009C5A52"/>
    <w:rsid w:val="009C5A85"/>
    <w:rsid w:val="009C647F"/>
    <w:rsid w:val="009C651D"/>
    <w:rsid w:val="009C6A2B"/>
    <w:rsid w:val="009C702E"/>
    <w:rsid w:val="009C76D6"/>
    <w:rsid w:val="009C7714"/>
    <w:rsid w:val="009C7AC4"/>
    <w:rsid w:val="009D03F6"/>
    <w:rsid w:val="009D0566"/>
    <w:rsid w:val="009D0567"/>
    <w:rsid w:val="009D082F"/>
    <w:rsid w:val="009D0B68"/>
    <w:rsid w:val="009D0DA9"/>
    <w:rsid w:val="009D1896"/>
    <w:rsid w:val="009D24AB"/>
    <w:rsid w:val="009D3DF9"/>
    <w:rsid w:val="009D41AF"/>
    <w:rsid w:val="009D4A1C"/>
    <w:rsid w:val="009D4C10"/>
    <w:rsid w:val="009D4D8E"/>
    <w:rsid w:val="009D4F16"/>
    <w:rsid w:val="009D5B93"/>
    <w:rsid w:val="009D643D"/>
    <w:rsid w:val="009D6971"/>
    <w:rsid w:val="009D702B"/>
    <w:rsid w:val="009D7126"/>
    <w:rsid w:val="009D75EC"/>
    <w:rsid w:val="009D782E"/>
    <w:rsid w:val="009D7DC2"/>
    <w:rsid w:val="009D7FF5"/>
    <w:rsid w:val="009E0644"/>
    <w:rsid w:val="009E0FBE"/>
    <w:rsid w:val="009E1040"/>
    <w:rsid w:val="009E1166"/>
    <w:rsid w:val="009E15BD"/>
    <w:rsid w:val="009E163B"/>
    <w:rsid w:val="009E1E25"/>
    <w:rsid w:val="009E20F1"/>
    <w:rsid w:val="009E2233"/>
    <w:rsid w:val="009E23DD"/>
    <w:rsid w:val="009E25C8"/>
    <w:rsid w:val="009E29FE"/>
    <w:rsid w:val="009E2A01"/>
    <w:rsid w:val="009E2F9A"/>
    <w:rsid w:val="009E383B"/>
    <w:rsid w:val="009E42E6"/>
    <w:rsid w:val="009E4672"/>
    <w:rsid w:val="009E4BF7"/>
    <w:rsid w:val="009E6448"/>
    <w:rsid w:val="009E6537"/>
    <w:rsid w:val="009E66A4"/>
    <w:rsid w:val="009E66FF"/>
    <w:rsid w:val="009E6B93"/>
    <w:rsid w:val="009E6D46"/>
    <w:rsid w:val="009E6E71"/>
    <w:rsid w:val="009E7639"/>
    <w:rsid w:val="009E7D7B"/>
    <w:rsid w:val="009E7F22"/>
    <w:rsid w:val="009F0216"/>
    <w:rsid w:val="009F0833"/>
    <w:rsid w:val="009F0D18"/>
    <w:rsid w:val="009F139C"/>
    <w:rsid w:val="009F15A7"/>
    <w:rsid w:val="009F1DEA"/>
    <w:rsid w:val="009F1F51"/>
    <w:rsid w:val="009F225C"/>
    <w:rsid w:val="009F24D0"/>
    <w:rsid w:val="009F2696"/>
    <w:rsid w:val="009F2A26"/>
    <w:rsid w:val="009F2A3B"/>
    <w:rsid w:val="009F2B66"/>
    <w:rsid w:val="009F2DE5"/>
    <w:rsid w:val="009F34A8"/>
    <w:rsid w:val="009F3858"/>
    <w:rsid w:val="009F4328"/>
    <w:rsid w:val="009F480C"/>
    <w:rsid w:val="009F49CD"/>
    <w:rsid w:val="009F49DE"/>
    <w:rsid w:val="009F4E48"/>
    <w:rsid w:val="009F5225"/>
    <w:rsid w:val="009F5D35"/>
    <w:rsid w:val="009F6BB8"/>
    <w:rsid w:val="009F6EEA"/>
    <w:rsid w:val="009F719C"/>
    <w:rsid w:val="009F74BA"/>
    <w:rsid w:val="009F773A"/>
    <w:rsid w:val="00A000FE"/>
    <w:rsid w:val="00A00189"/>
    <w:rsid w:val="00A00341"/>
    <w:rsid w:val="00A00803"/>
    <w:rsid w:val="00A00E8E"/>
    <w:rsid w:val="00A0155A"/>
    <w:rsid w:val="00A01844"/>
    <w:rsid w:val="00A019AB"/>
    <w:rsid w:val="00A01BD2"/>
    <w:rsid w:val="00A02121"/>
    <w:rsid w:val="00A02678"/>
    <w:rsid w:val="00A028E4"/>
    <w:rsid w:val="00A02A6D"/>
    <w:rsid w:val="00A02F39"/>
    <w:rsid w:val="00A03355"/>
    <w:rsid w:val="00A034DC"/>
    <w:rsid w:val="00A035EC"/>
    <w:rsid w:val="00A03BC2"/>
    <w:rsid w:val="00A03DBA"/>
    <w:rsid w:val="00A03E08"/>
    <w:rsid w:val="00A041A3"/>
    <w:rsid w:val="00A050F2"/>
    <w:rsid w:val="00A05C60"/>
    <w:rsid w:val="00A061BF"/>
    <w:rsid w:val="00A06AFE"/>
    <w:rsid w:val="00A06E1B"/>
    <w:rsid w:val="00A071B1"/>
    <w:rsid w:val="00A075E5"/>
    <w:rsid w:val="00A102C2"/>
    <w:rsid w:val="00A10425"/>
    <w:rsid w:val="00A1090F"/>
    <w:rsid w:val="00A10CFA"/>
    <w:rsid w:val="00A10FFC"/>
    <w:rsid w:val="00A11179"/>
    <w:rsid w:val="00A11231"/>
    <w:rsid w:val="00A11871"/>
    <w:rsid w:val="00A11A9F"/>
    <w:rsid w:val="00A125B5"/>
    <w:rsid w:val="00A127A4"/>
    <w:rsid w:val="00A12D18"/>
    <w:rsid w:val="00A133E3"/>
    <w:rsid w:val="00A136FE"/>
    <w:rsid w:val="00A13846"/>
    <w:rsid w:val="00A138BA"/>
    <w:rsid w:val="00A14068"/>
    <w:rsid w:val="00A14F3A"/>
    <w:rsid w:val="00A14F62"/>
    <w:rsid w:val="00A1541C"/>
    <w:rsid w:val="00A156DD"/>
    <w:rsid w:val="00A15777"/>
    <w:rsid w:val="00A161D7"/>
    <w:rsid w:val="00A1681F"/>
    <w:rsid w:val="00A16871"/>
    <w:rsid w:val="00A16B66"/>
    <w:rsid w:val="00A16CA4"/>
    <w:rsid w:val="00A17512"/>
    <w:rsid w:val="00A17C8F"/>
    <w:rsid w:val="00A17E82"/>
    <w:rsid w:val="00A17F90"/>
    <w:rsid w:val="00A204CA"/>
    <w:rsid w:val="00A20B91"/>
    <w:rsid w:val="00A20DE2"/>
    <w:rsid w:val="00A210A6"/>
    <w:rsid w:val="00A21505"/>
    <w:rsid w:val="00A21883"/>
    <w:rsid w:val="00A22416"/>
    <w:rsid w:val="00A226FA"/>
    <w:rsid w:val="00A22EC3"/>
    <w:rsid w:val="00A237A6"/>
    <w:rsid w:val="00A23A3A"/>
    <w:rsid w:val="00A23B58"/>
    <w:rsid w:val="00A23CC0"/>
    <w:rsid w:val="00A23D0C"/>
    <w:rsid w:val="00A2420C"/>
    <w:rsid w:val="00A244DE"/>
    <w:rsid w:val="00A246BE"/>
    <w:rsid w:val="00A247C4"/>
    <w:rsid w:val="00A24A9A"/>
    <w:rsid w:val="00A25436"/>
    <w:rsid w:val="00A2543D"/>
    <w:rsid w:val="00A255D8"/>
    <w:rsid w:val="00A25AAA"/>
    <w:rsid w:val="00A25C7A"/>
    <w:rsid w:val="00A25C8C"/>
    <w:rsid w:val="00A261A8"/>
    <w:rsid w:val="00A26863"/>
    <w:rsid w:val="00A269B0"/>
    <w:rsid w:val="00A27005"/>
    <w:rsid w:val="00A271FA"/>
    <w:rsid w:val="00A273C5"/>
    <w:rsid w:val="00A27531"/>
    <w:rsid w:val="00A27597"/>
    <w:rsid w:val="00A279E5"/>
    <w:rsid w:val="00A27B4B"/>
    <w:rsid w:val="00A27FF0"/>
    <w:rsid w:val="00A30376"/>
    <w:rsid w:val="00A307B8"/>
    <w:rsid w:val="00A30BBF"/>
    <w:rsid w:val="00A31614"/>
    <w:rsid w:val="00A318D9"/>
    <w:rsid w:val="00A31950"/>
    <w:rsid w:val="00A31F26"/>
    <w:rsid w:val="00A320A7"/>
    <w:rsid w:val="00A32528"/>
    <w:rsid w:val="00A32C0C"/>
    <w:rsid w:val="00A32CF0"/>
    <w:rsid w:val="00A32D8D"/>
    <w:rsid w:val="00A3396B"/>
    <w:rsid w:val="00A339EC"/>
    <w:rsid w:val="00A339F7"/>
    <w:rsid w:val="00A3412B"/>
    <w:rsid w:val="00A34701"/>
    <w:rsid w:val="00A34776"/>
    <w:rsid w:val="00A3497B"/>
    <w:rsid w:val="00A34B3E"/>
    <w:rsid w:val="00A35132"/>
    <w:rsid w:val="00A35319"/>
    <w:rsid w:val="00A354AF"/>
    <w:rsid w:val="00A35735"/>
    <w:rsid w:val="00A35BFA"/>
    <w:rsid w:val="00A36798"/>
    <w:rsid w:val="00A36922"/>
    <w:rsid w:val="00A372DE"/>
    <w:rsid w:val="00A40ABC"/>
    <w:rsid w:val="00A40E69"/>
    <w:rsid w:val="00A412C1"/>
    <w:rsid w:val="00A412FA"/>
    <w:rsid w:val="00A41614"/>
    <w:rsid w:val="00A41B53"/>
    <w:rsid w:val="00A41C34"/>
    <w:rsid w:val="00A42465"/>
    <w:rsid w:val="00A42559"/>
    <w:rsid w:val="00A4274D"/>
    <w:rsid w:val="00A4281F"/>
    <w:rsid w:val="00A42E0F"/>
    <w:rsid w:val="00A430A3"/>
    <w:rsid w:val="00A4342E"/>
    <w:rsid w:val="00A43538"/>
    <w:rsid w:val="00A43772"/>
    <w:rsid w:val="00A43A13"/>
    <w:rsid w:val="00A43CD8"/>
    <w:rsid w:val="00A448A6"/>
    <w:rsid w:val="00A449FB"/>
    <w:rsid w:val="00A452E0"/>
    <w:rsid w:val="00A4537D"/>
    <w:rsid w:val="00A45594"/>
    <w:rsid w:val="00A46046"/>
    <w:rsid w:val="00A46512"/>
    <w:rsid w:val="00A46929"/>
    <w:rsid w:val="00A469A5"/>
    <w:rsid w:val="00A46FC5"/>
    <w:rsid w:val="00A473EA"/>
    <w:rsid w:val="00A4746D"/>
    <w:rsid w:val="00A47EF1"/>
    <w:rsid w:val="00A5064F"/>
    <w:rsid w:val="00A50CED"/>
    <w:rsid w:val="00A52422"/>
    <w:rsid w:val="00A52679"/>
    <w:rsid w:val="00A5272E"/>
    <w:rsid w:val="00A52B4B"/>
    <w:rsid w:val="00A52DF2"/>
    <w:rsid w:val="00A52F46"/>
    <w:rsid w:val="00A53321"/>
    <w:rsid w:val="00A53729"/>
    <w:rsid w:val="00A54307"/>
    <w:rsid w:val="00A5453B"/>
    <w:rsid w:val="00A54F63"/>
    <w:rsid w:val="00A5531B"/>
    <w:rsid w:val="00A553AB"/>
    <w:rsid w:val="00A55B33"/>
    <w:rsid w:val="00A55C51"/>
    <w:rsid w:val="00A55CCA"/>
    <w:rsid w:val="00A560A7"/>
    <w:rsid w:val="00A56696"/>
    <w:rsid w:val="00A567BB"/>
    <w:rsid w:val="00A56CC3"/>
    <w:rsid w:val="00A571DB"/>
    <w:rsid w:val="00A5756B"/>
    <w:rsid w:val="00A575DA"/>
    <w:rsid w:val="00A57603"/>
    <w:rsid w:val="00A57D62"/>
    <w:rsid w:val="00A6037D"/>
    <w:rsid w:val="00A603B9"/>
    <w:rsid w:val="00A61677"/>
    <w:rsid w:val="00A61BF3"/>
    <w:rsid w:val="00A61C89"/>
    <w:rsid w:val="00A61E6E"/>
    <w:rsid w:val="00A62315"/>
    <w:rsid w:val="00A62708"/>
    <w:rsid w:val="00A6291E"/>
    <w:rsid w:val="00A6291F"/>
    <w:rsid w:val="00A6343C"/>
    <w:rsid w:val="00A6355B"/>
    <w:rsid w:val="00A63739"/>
    <w:rsid w:val="00A63A34"/>
    <w:rsid w:val="00A64002"/>
    <w:rsid w:val="00A6413B"/>
    <w:rsid w:val="00A64578"/>
    <w:rsid w:val="00A6497C"/>
    <w:rsid w:val="00A6499D"/>
    <w:rsid w:val="00A64D93"/>
    <w:rsid w:val="00A64FF7"/>
    <w:rsid w:val="00A65352"/>
    <w:rsid w:val="00A656E7"/>
    <w:rsid w:val="00A65A84"/>
    <w:rsid w:val="00A65AC0"/>
    <w:rsid w:val="00A65E40"/>
    <w:rsid w:val="00A66326"/>
    <w:rsid w:val="00A663AC"/>
    <w:rsid w:val="00A663B0"/>
    <w:rsid w:val="00A664B3"/>
    <w:rsid w:val="00A66642"/>
    <w:rsid w:val="00A66859"/>
    <w:rsid w:val="00A66B63"/>
    <w:rsid w:val="00A66C6D"/>
    <w:rsid w:val="00A67297"/>
    <w:rsid w:val="00A67692"/>
    <w:rsid w:val="00A677B8"/>
    <w:rsid w:val="00A700D7"/>
    <w:rsid w:val="00A70130"/>
    <w:rsid w:val="00A70181"/>
    <w:rsid w:val="00A704B6"/>
    <w:rsid w:val="00A70D8D"/>
    <w:rsid w:val="00A71030"/>
    <w:rsid w:val="00A713BE"/>
    <w:rsid w:val="00A714F1"/>
    <w:rsid w:val="00A71EBC"/>
    <w:rsid w:val="00A72303"/>
    <w:rsid w:val="00A723A3"/>
    <w:rsid w:val="00A72C4B"/>
    <w:rsid w:val="00A72FA8"/>
    <w:rsid w:val="00A72FEF"/>
    <w:rsid w:val="00A732AE"/>
    <w:rsid w:val="00A73F62"/>
    <w:rsid w:val="00A744A3"/>
    <w:rsid w:val="00A744E8"/>
    <w:rsid w:val="00A7521A"/>
    <w:rsid w:val="00A752E2"/>
    <w:rsid w:val="00A75341"/>
    <w:rsid w:val="00A7550C"/>
    <w:rsid w:val="00A75E0B"/>
    <w:rsid w:val="00A75F5A"/>
    <w:rsid w:val="00A761F1"/>
    <w:rsid w:val="00A762C0"/>
    <w:rsid w:val="00A7630E"/>
    <w:rsid w:val="00A773E7"/>
    <w:rsid w:val="00A774CF"/>
    <w:rsid w:val="00A775E7"/>
    <w:rsid w:val="00A77957"/>
    <w:rsid w:val="00A779FF"/>
    <w:rsid w:val="00A804A7"/>
    <w:rsid w:val="00A80776"/>
    <w:rsid w:val="00A80FBD"/>
    <w:rsid w:val="00A8123F"/>
    <w:rsid w:val="00A81B86"/>
    <w:rsid w:val="00A81F5D"/>
    <w:rsid w:val="00A825EE"/>
    <w:rsid w:val="00A827BD"/>
    <w:rsid w:val="00A82B9B"/>
    <w:rsid w:val="00A82C33"/>
    <w:rsid w:val="00A83740"/>
    <w:rsid w:val="00A839F4"/>
    <w:rsid w:val="00A846AC"/>
    <w:rsid w:val="00A855AC"/>
    <w:rsid w:val="00A85C68"/>
    <w:rsid w:val="00A85F2F"/>
    <w:rsid w:val="00A861D2"/>
    <w:rsid w:val="00A866CC"/>
    <w:rsid w:val="00A871B3"/>
    <w:rsid w:val="00A879D6"/>
    <w:rsid w:val="00A87F29"/>
    <w:rsid w:val="00A90479"/>
    <w:rsid w:val="00A90A3A"/>
    <w:rsid w:val="00A90A75"/>
    <w:rsid w:val="00A91208"/>
    <w:rsid w:val="00A912C9"/>
    <w:rsid w:val="00A9170B"/>
    <w:rsid w:val="00A91DF2"/>
    <w:rsid w:val="00A9255B"/>
    <w:rsid w:val="00A925F6"/>
    <w:rsid w:val="00A927D7"/>
    <w:rsid w:val="00A92C7F"/>
    <w:rsid w:val="00A93308"/>
    <w:rsid w:val="00A9374E"/>
    <w:rsid w:val="00A943D0"/>
    <w:rsid w:val="00A94561"/>
    <w:rsid w:val="00A94722"/>
    <w:rsid w:val="00A9481D"/>
    <w:rsid w:val="00A950F3"/>
    <w:rsid w:val="00A9542E"/>
    <w:rsid w:val="00A956CD"/>
    <w:rsid w:val="00A95A73"/>
    <w:rsid w:val="00A95C5E"/>
    <w:rsid w:val="00A966A4"/>
    <w:rsid w:val="00A967C9"/>
    <w:rsid w:val="00A968BA"/>
    <w:rsid w:val="00A968C6"/>
    <w:rsid w:val="00A96A4C"/>
    <w:rsid w:val="00A96D40"/>
    <w:rsid w:val="00A9702C"/>
    <w:rsid w:val="00A97080"/>
    <w:rsid w:val="00A97288"/>
    <w:rsid w:val="00A97721"/>
    <w:rsid w:val="00A978DC"/>
    <w:rsid w:val="00AA05B6"/>
    <w:rsid w:val="00AA0629"/>
    <w:rsid w:val="00AA08C8"/>
    <w:rsid w:val="00AA0A0D"/>
    <w:rsid w:val="00AA0EE6"/>
    <w:rsid w:val="00AA0FCC"/>
    <w:rsid w:val="00AA1343"/>
    <w:rsid w:val="00AA141B"/>
    <w:rsid w:val="00AA1E90"/>
    <w:rsid w:val="00AA2657"/>
    <w:rsid w:val="00AA282C"/>
    <w:rsid w:val="00AA29CE"/>
    <w:rsid w:val="00AA30C1"/>
    <w:rsid w:val="00AA3F82"/>
    <w:rsid w:val="00AA4070"/>
    <w:rsid w:val="00AA4294"/>
    <w:rsid w:val="00AA43B0"/>
    <w:rsid w:val="00AA49A3"/>
    <w:rsid w:val="00AA4CF2"/>
    <w:rsid w:val="00AA5214"/>
    <w:rsid w:val="00AA54A5"/>
    <w:rsid w:val="00AA568D"/>
    <w:rsid w:val="00AA5CDE"/>
    <w:rsid w:val="00AA63E2"/>
    <w:rsid w:val="00AA66D3"/>
    <w:rsid w:val="00AA69D9"/>
    <w:rsid w:val="00AA7052"/>
    <w:rsid w:val="00AA70AE"/>
    <w:rsid w:val="00AA717C"/>
    <w:rsid w:val="00AA731E"/>
    <w:rsid w:val="00AA7E22"/>
    <w:rsid w:val="00AB004F"/>
    <w:rsid w:val="00AB0126"/>
    <w:rsid w:val="00AB02BF"/>
    <w:rsid w:val="00AB0420"/>
    <w:rsid w:val="00AB1398"/>
    <w:rsid w:val="00AB1E2B"/>
    <w:rsid w:val="00AB23B5"/>
    <w:rsid w:val="00AB2C32"/>
    <w:rsid w:val="00AB3134"/>
    <w:rsid w:val="00AB39A3"/>
    <w:rsid w:val="00AB3A94"/>
    <w:rsid w:val="00AB3C21"/>
    <w:rsid w:val="00AB3D2C"/>
    <w:rsid w:val="00AB3EFC"/>
    <w:rsid w:val="00AB4104"/>
    <w:rsid w:val="00AB4AF0"/>
    <w:rsid w:val="00AB4BFE"/>
    <w:rsid w:val="00AB4F1E"/>
    <w:rsid w:val="00AB5202"/>
    <w:rsid w:val="00AB54BF"/>
    <w:rsid w:val="00AB5745"/>
    <w:rsid w:val="00AB57AB"/>
    <w:rsid w:val="00AB5A0A"/>
    <w:rsid w:val="00AB5B88"/>
    <w:rsid w:val="00AB5BDD"/>
    <w:rsid w:val="00AB5C69"/>
    <w:rsid w:val="00AB5DD4"/>
    <w:rsid w:val="00AB65D6"/>
    <w:rsid w:val="00AB6D6E"/>
    <w:rsid w:val="00AB6ED3"/>
    <w:rsid w:val="00AB6F24"/>
    <w:rsid w:val="00AB7162"/>
    <w:rsid w:val="00AB7C05"/>
    <w:rsid w:val="00AC008A"/>
    <w:rsid w:val="00AC1223"/>
    <w:rsid w:val="00AC1631"/>
    <w:rsid w:val="00AC1773"/>
    <w:rsid w:val="00AC1AE7"/>
    <w:rsid w:val="00AC209C"/>
    <w:rsid w:val="00AC21C5"/>
    <w:rsid w:val="00AC22F1"/>
    <w:rsid w:val="00AC2710"/>
    <w:rsid w:val="00AC2828"/>
    <w:rsid w:val="00AC29A0"/>
    <w:rsid w:val="00AC2D64"/>
    <w:rsid w:val="00AC3385"/>
    <w:rsid w:val="00AC39CF"/>
    <w:rsid w:val="00AC3D89"/>
    <w:rsid w:val="00AC44E8"/>
    <w:rsid w:val="00AC488F"/>
    <w:rsid w:val="00AC4B2F"/>
    <w:rsid w:val="00AC5099"/>
    <w:rsid w:val="00AC55A5"/>
    <w:rsid w:val="00AC5AF7"/>
    <w:rsid w:val="00AC5B60"/>
    <w:rsid w:val="00AC61AA"/>
    <w:rsid w:val="00AC63B7"/>
    <w:rsid w:val="00AC6435"/>
    <w:rsid w:val="00AC6CEC"/>
    <w:rsid w:val="00AC7339"/>
    <w:rsid w:val="00AC77FA"/>
    <w:rsid w:val="00AC7AB0"/>
    <w:rsid w:val="00AC7F37"/>
    <w:rsid w:val="00AC7FAE"/>
    <w:rsid w:val="00AD08E4"/>
    <w:rsid w:val="00AD173A"/>
    <w:rsid w:val="00AD2106"/>
    <w:rsid w:val="00AD2163"/>
    <w:rsid w:val="00AD2266"/>
    <w:rsid w:val="00AD22C6"/>
    <w:rsid w:val="00AD24BB"/>
    <w:rsid w:val="00AD2592"/>
    <w:rsid w:val="00AD26A3"/>
    <w:rsid w:val="00AD26A7"/>
    <w:rsid w:val="00AD26E1"/>
    <w:rsid w:val="00AD2787"/>
    <w:rsid w:val="00AD28EC"/>
    <w:rsid w:val="00AD2BB9"/>
    <w:rsid w:val="00AD2EE7"/>
    <w:rsid w:val="00AD3301"/>
    <w:rsid w:val="00AD334B"/>
    <w:rsid w:val="00AD33B6"/>
    <w:rsid w:val="00AD3880"/>
    <w:rsid w:val="00AD428A"/>
    <w:rsid w:val="00AD43DF"/>
    <w:rsid w:val="00AD4F4B"/>
    <w:rsid w:val="00AD53C5"/>
    <w:rsid w:val="00AD5469"/>
    <w:rsid w:val="00AD573B"/>
    <w:rsid w:val="00AD57D4"/>
    <w:rsid w:val="00AD5BE3"/>
    <w:rsid w:val="00AD5E19"/>
    <w:rsid w:val="00AD6347"/>
    <w:rsid w:val="00AD6661"/>
    <w:rsid w:val="00AD66E0"/>
    <w:rsid w:val="00AD6758"/>
    <w:rsid w:val="00AD6FDB"/>
    <w:rsid w:val="00AD70B1"/>
    <w:rsid w:val="00AD74E2"/>
    <w:rsid w:val="00AD75D7"/>
    <w:rsid w:val="00AD7680"/>
    <w:rsid w:val="00AD7779"/>
    <w:rsid w:val="00AD77EF"/>
    <w:rsid w:val="00AD783B"/>
    <w:rsid w:val="00AD7E9F"/>
    <w:rsid w:val="00AE01EA"/>
    <w:rsid w:val="00AE088B"/>
    <w:rsid w:val="00AE0BB3"/>
    <w:rsid w:val="00AE0D7B"/>
    <w:rsid w:val="00AE0DA7"/>
    <w:rsid w:val="00AE1277"/>
    <w:rsid w:val="00AE1FAD"/>
    <w:rsid w:val="00AE1FDA"/>
    <w:rsid w:val="00AE2004"/>
    <w:rsid w:val="00AE2201"/>
    <w:rsid w:val="00AE220A"/>
    <w:rsid w:val="00AE228C"/>
    <w:rsid w:val="00AE2A28"/>
    <w:rsid w:val="00AE2C87"/>
    <w:rsid w:val="00AE2E25"/>
    <w:rsid w:val="00AE2E3B"/>
    <w:rsid w:val="00AE31C1"/>
    <w:rsid w:val="00AE4036"/>
    <w:rsid w:val="00AE507B"/>
    <w:rsid w:val="00AE5390"/>
    <w:rsid w:val="00AE584E"/>
    <w:rsid w:val="00AE595A"/>
    <w:rsid w:val="00AE59C3"/>
    <w:rsid w:val="00AE5A53"/>
    <w:rsid w:val="00AE6693"/>
    <w:rsid w:val="00AE695A"/>
    <w:rsid w:val="00AE6AA5"/>
    <w:rsid w:val="00AE6B70"/>
    <w:rsid w:val="00AE6D39"/>
    <w:rsid w:val="00AE741B"/>
    <w:rsid w:val="00AE756F"/>
    <w:rsid w:val="00AE7711"/>
    <w:rsid w:val="00AE78D4"/>
    <w:rsid w:val="00AE7EF5"/>
    <w:rsid w:val="00AF06A5"/>
    <w:rsid w:val="00AF0F02"/>
    <w:rsid w:val="00AF1462"/>
    <w:rsid w:val="00AF1673"/>
    <w:rsid w:val="00AF18A5"/>
    <w:rsid w:val="00AF1AC8"/>
    <w:rsid w:val="00AF1B38"/>
    <w:rsid w:val="00AF20F6"/>
    <w:rsid w:val="00AF22F6"/>
    <w:rsid w:val="00AF243A"/>
    <w:rsid w:val="00AF352C"/>
    <w:rsid w:val="00AF3828"/>
    <w:rsid w:val="00AF3C23"/>
    <w:rsid w:val="00AF3D56"/>
    <w:rsid w:val="00AF4150"/>
    <w:rsid w:val="00AF494B"/>
    <w:rsid w:val="00AF49C2"/>
    <w:rsid w:val="00AF4C4C"/>
    <w:rsid w:val="00AF4F3D"/>
    <w:rsid w:val="00AF5012"/>
    <w:rsid w:val="00AF5023"/>
    <w:rsid w:val="00AF52B1"/>
    <w:rsid w:val="00AF5602"/>
    <w:rsid w:val="00AF6125"/>
    <w:rsid w:val="00AF6272"/>
    <w:rsid w:val="00AF69D7"/>
    <w:rsid w:val="00AF6BF8"/>
    <w:rsid w:val="00AF7143"/>
    <w:rsid w:val="00AF75DA"/>
    <w:rsid w:val="00AF7A9F"/>
    <w:rsid w:val="00AF7AB9"/>
    <w:rsid w:val="00AF7DE6"/>
    <w:rsid w:val="00B00770"/>
    <w:rsid w:val="00B007B2"/>
    <w:rsid w:val="00B02378"/>
    <w:rsid w:val="00B02C5C"/>
    <w:rsid w:val="00B02D05"/>
    <w:rsid w:val="00B02F18"/>
    <w:rsid w:val="00B02F73"/>
    <w:rsid w:val="00B02FF0"/>
    <w:rsid w:val="00B034A1"/>
    <w:rsid w:val="00B03A47"/>
    <w:rsid w:val="00B03D9E"/>
    <w:rsid w:val="00B042DA"/>
    <w:rsid w:val="00B04775"/>
    <w:rsid w:val="00B053BD"/>
    <w:rsid w:val="00B05450"/>
    <w:rsid w:val="00B05463"/>
    <w:rsid w:val="00B062E7"/>
    <w:rsid w:val="00B067BB"/>
    <w:rsid w:val="00B069DA"/>
    <w:rsid w:val="00B069E9"/>
    <w:rsid w:val="00B06EE6"/>
    <w:rsid w:val="00B06F6F"/>
    <w:rsid w:val="00B0769E"/>
    <w:rsid w:val="00B07FB2"/>
    <w:rsid w:val="00B11A06"/>
    <w:rsid w:val="00B11EBE"/>
    <w:rsid w:val="00B12057"/>
    <w:rsid w:val="00B126FB"/>
    <w:rsid w:val="00B1270D"/>
    <w:rsid w:val="00B127EF"/>
    <w:rsid w:val="00B12CF8"/>
    <w:rsid w:val="00B134BB"/>
    <w:rsid w:val="00B13924"/>
    <w:rsid w:val="00B139BF"/>
    <w:rsid w:val="00B14138"/>
    <w:rsid w:val="00B141BE"/>
    <w:rsid w:val="00B141DA"/>
    <w:rsid w:val="00B14373"/>
    <w:rsid w:val="00B14570"/>
    <w:rsid w:val="00B14780"/>
    <w:rsid w:val="00B14E49"/>
    <w:rsid w:val="00B15312"/>
    <w:rsid w:val="00B1590F"/>
    <w:rsid w:val="00B162FD"/>
    <w:rsid w:val="00B165C4"/>
    <w:rsid w:val="00B170E1"/>
    <w:rsid w:val="00B1768C"/>
    <w:rsid w:val="00B17CA6"/>
    <w:rsid w:val="00B17DF5"/>
    <w:rsid w:val="00B2026B"/>
    <w:rsid w:val="00B2036D"/>
    <w:rsid w:val="00B20694"/>
    <w:rsid w:val="00B206A0"/>
    <w:rsid w:val="00B223D6"/>
    <w:rsid w:val="00B223DA"/>
    <w:rsid w:val="00B232B5"/>
    <w:rsid w:val="00B233A8"/>
    <w:rsid w:val="00B24551"/>
    <w:rsid w:val="00B2465D"/>
    <w:rsid w:val="00B24A15"/>
    <w:rsid w:val="00B254E6"/>
    <w:rsid w:val="00B25F8A"/>
    <w:rsid w:val="00B26195"/>
    <w:rsid w:val="00B26228"/>
    <w:rsid w:val="00B26553"/>
    <w:rsid w:val="00B27105"/>
    <w:rsid w:val="00B2718C"/>
    <w:rsid w:val="00B2721A"/>
    <w:rsid w:val="00B272EB"/>
    <w:rsid w:val="00B27450"/>
    <w:rsid w:val="00B27AA3"/>
    <w:rsid w:val="00B30B8B"/>
    <w:rsid w:val="00B31027"/>
    <w:rsid w:val="00B311C1"/>
    <w:rsid w:val="00B3137D"/>
    <w:rsid w:val="00B315B5"/>
    <w:rsid w:val="00B32035"/>
    <w:rsid w:val="00B320F8"/>
    <w:rsid w:val="00B325E1"/>
    <w:rsid w:val="00B326DA"/>
    <w:rsid w:val="00B32C09"/>
    <w:rsid w:val="00B32C96"/>
    <w:rsid w:val="00B32CBF"/>
    <w:rsid w:val="00B3334C"/>
    <w:rsid w:val="00B3370E"/>
    <w:rsid w:val="00B33E98"/>
    <w:rsid w:val="00B33EA9"/>
    <w:rsid w:val="00B345EE"/>
    <w:rsid w:val="00B3475F"/>
    <w:rsid w:val="00B34A8A"/>
    <w:rsid w:val="00B34DD8"/>
    <w:rsid w:val="00B34FFF"/>
    <w:rsid w:val="00B35779"/>
    <w:rsid w:val="00B3588F"/>
    <w:rsid w:val="00B35FD1"/>
    <w:rsid w:val="00B36569"/>
    <w:rsid w:val="00B366E0"/>
    <w:rsid w:val="00B36A93"/>
    <w:rsid w:val="00B36EA1"/>
    <w:rsid w:val="00B37245"/>
    <w:rsid w:val="00B3730A"/>
    <w:rsid w:val="00B37377"/>
    <w:rsid w:val="00B37610"/>
    <w:rsid w:val="00B37744"/>
    <w:rsid w:val="00B4002C"/>
    <w:rsid w:val="00B402C6"/>
    <w:rsid w:val="00B40378"/>
    <w:rsid w:val="00B40F49"/>
    <w:rsid w:val="00B41029"/>
    <w:rsid w:val="00B41853"/>
    <w:rsid w:val="00B41A76"/>
    <w:rsid w:val="00B41D2E"/>
    <w:rsid w:val="00B41DD4"/>
    <w:rsid w:val="00B41FD6"/>
    <w:rsid w:val="00B42308"/>
    <w:rsid w:val="00B42938"/>
    <w:rsid w:val="00B42E37"/>
    <w:rsid w:val="00B4380B"/>
    <w:rsid w:val="00B43BA0"/>
    <w:rsid w:val="00B43ED7"/>
    <w:rsid w:val="00B44360"/>
    <w:rsid w:val="00B4455A"/>
    <w:rsid w:val="00B445E7"/>
    <w:rsid w:val="00B4473D"/>
    <w:rsid w:val="00B44A68"/>
    <w:rsid w:val="00B44C1E"/>
    <w:rsid w:val="00B44E1D"/>
    <w:rsid w:val="00B44EA3"/>
    <w:rsid w:val="00B4529A"/>
    <w:rsid w:val="00B45380"/>
    <w:rsid w:val="00B459B5"/>
    <w:rsid w:val="00B45C10"/>
    <w:rsid w:val="00B46452"/>
    <w:rsid w:val="00B466BA"/>
    <w:rsid w:val="00B46AA2"/>
    <w:rsid w:val="00B46C03"/>
    <w:rsid w:val="00B46E3D"/>
    <w:rsid w:val="00B473CA"/>
    <w:rsid w:val="00B473F3"/>
    <w:rsid w:val="00B47759"/>
    <w:rsid w:val="00B50364"/>
    <w:rsid w:val="00B509E3"/>
    <w:rsid w:val="00B50A40"/>
    <w:rsid w:val="00B50A95"/>
    <w:rsid w:val="00B50DDE"/>
    <w:rsid w:val="00B50FBE"/>
    <w:rsid w:val="00B5110E"/>
    <w:rsid w:val="00B5118D"/>
    <w:rsid w:val="00B5179F"/>
    <w:rsid w:val="00B51A42"/>
    <w:rsid w:val="00B51CDC"/>
    <w:rsid w:val="00B51E31"/>
    <w:rsid w:val="00B5239F"/>
    <w:rsid w:val="00B528B3"/>
    <w:rsid w:val="00B53641"/>
    <w:rsid w:val="00B53E3E"/>
    <w:rsid w:val="00B5415D"/>
    <w:rsid w:val="00B545F1"/>
    <w:rsid w:val="00B54B34"/>
    <w:rsid w:val="00B54D11"/>
    <w:rsid w:val="00B54D7A"/>
    <w:rsid w:val="00B54FC4"/>
    <w:rsid w:val="00B5563F"/>
    <w:rsid w:val="00B5564E"/>
    <w:rsid w:val="00B55D8B"/>
    <w:rsid w:val="00B566E3"/>
    <w:rsid w:val="00B578C0"/>
    <w:rsid w:val="00B57CA7"/>
    <w:rsid w:val="00B600FA"/>
    <w:rsid w:val="00B60180"/>
    <w:rsid w:val="00B6045D"/>
    <w:rsid w:val="00B6053D"/>
    <w:rsid w:val="00B60D61"/>
    <w:rsid w:val="00B617BA"/>
    <w:rsid w:val="00B61B08"/>
    <w:rsid w:val="00B61B38"/>
    <w:rsid w:val="00B61F37"/>
    <w:rsid w:val="00B62221"/>
    <w:rsid w:val="00B626E5"/>
    <w:rsid w:val="00B6284B"/>
    <w:rsid w:val="00B628D1"/>
    <w:rsid w:val="00B62CEA"/>
    <w:rsid w:val="00B63144"/>
    <w:rsid w:val="00B63698"/>
    <w:rsid w:val="00B63819"/>
    <w:rsid w:val="00B63BF6"/>
    <w:rsid w:val="00B6405C"/>
    <w:rsid w:val="00B640E0"/>
    <w:rsid w:val="00B6430E"/>
    <w:rsid w:val="00B64439"/>
    <w:rsid w:val="00B646B6"/>
    <w:rsid w:val="00B64796"/>
    <w:rsid w:val="00B647D6"/>
    <w:rsid w:val="00B64880"/>
    <w:rsid w:val="00B65236"/>
    <w:rsid w:val="00B6528B"/>
    <w:rsid w:val="00B65BA0"/>
    <w:rsid w:val="00B65D01"/>
    <w:rsid w:val="00B65F33"/>
    <w:rsid w:val="00B66758"/>
    <w:rsid w:val="00B66D16"/>
    <w:rsid w:val="00B66E28"/>
    <w:rsid w:val="00B66F31"/>
    <w:rsid w:val="00B676CA"/>
    <w:rsid w:val="00B679D9"/>
    <w:rsid w:val="00B67C1B"/>
    <w:rsid w:val="00B67F31"/>
    <w:rsid w:val="00B71176"/>
    <w:rsid w:val="00B718E4"/>
    <w:rsid w:val="00B71AC1"/>
    <w:rsid w:val="00B72276"/>
    <w:rsid w:val="00B727D4"/>
    <w:rsid w:val="00B72853"/>
    <w:rsid w:val="00B72ABD"/>
    <w:rsid w:val="00B73083"/>
    <w:rsid w:val="00B73DD4"/>
    <w:rsid w:val="00B73E7D"/>
    <w:rsid w:val="00B74660"/>
    <w:rsid w:val="00B748D2"/>
    <w:rsid w:val="00B74F97"/>
    <w:rsid w:val="00B753D4"/>
    <w:rsid w:val="00B759CA"/>
    <w:rsid w:val="00B76019"/>
    <w:rsid w:val="00B765B2"/>
    <w:rsid w:val="00B76709"/>
    <w:rsid w:val="00B76762"/>
    <w:rsid w:val="00B76DF3"/>
    <w:rsid w:val="00B76F35"/>
    <w:rsid w:val="00B771A2"/>
    <w:rsid w:val="00B77818"/>
    <w:rsid w:val="00B778AC"/>
    <w:rsid w:val="00B77B91"/>
    <w:rsid w:val="00B77CC1"/>
    <w:rsid w:val="00B77F16"/>
    <w:rsid w:val="00B77F7F"/>
    <w:rsid w:val="00B80434"/>
    <w:rsid w:val="00B80610"/>
    <w:rsid w:val="00B809B7"/>
    <w:rsid w:val="00B814D5"/>
    <w:rsid w:val="00B818FE"/>
    <w:rsid w:val="00B81D5F"/>
    <w:rsid w:val="00B824D9"/>
    <w:rsid w:val="00B82681"/>
    <w:rsid w:val="00B828C2"/>
    <w:rsid w:val="00B8346E"/>
    <w:rsid w:val="00B83536"/>
    <w:rsid w:val="00B837C2"/>
    <w:rsid w:val="00B83BAC"/>
    <w:rsid w:val="00B84380"/>
    <w:rsid w:val="00B844AB"/>
    <w:rsid w:val="00B8451E"/>
    <w:rsid w:val="00B84C29"/>
    <w:rsid w:val="00B84CB9"/>
    <w:rsid w:val="00B84F57"/>
    <w:rsid w:val="00B850F1"/>
    <w:rsid w:val="00B85107"/>
    <w:rsid w:val="00B85386"/>
    <w:rsid w:val="00B861E3"/>
    <w:rsid w:val="00B862C1"/>
    <w:rsid w:val="00B87084"/>
    <w:rsid w:val="00B87153"/>
    <w:rsid w:val="00B87E98"/>
    <w:rsid w:val="00B90331"/>
    <w:rsid w:val="00B909EE"/>
    <w:rsid w:val="00B90C5E"/>
    <w:rsid w:val="00B90DCA"/>
    <w:rsid w:val="00B9129E"/>
    <w:rsid w:val="00B9144A"/>
    <w:rsid w:val="00B91809"/>
    <w:rsid w:val="00B91895"/>
    <w:rsid w:val="00B91CF8"/>
    <w:rsid w:val="00B92143"/>
    <w:rsid w:val="00B9255F"/>
    <w:rsid w:val="00B92696"/>
    <w:rsid w:val="00B92852"/>
    <w:rsid w:val="00B92A0C"/>
    <w:rsid w:val="00B92B3F"/>
    <w:rsid w:val="00B92D74"/>
    <w:rsid w:val="00B93931"/>
    <w:rsid w:val="00B93FF1"/>
    <w:rsid w:val="00B9431D"/>
    <w:rsid w:val="00B94A86"/>
    <w:rsid w:val="00B954F2"/>
    <w:rsid w:val="00B95F39"/>
    <w:rsid w:val="00B962A6"/>
    <w:rsid w:val="00B96461"/>
    <w:rsid w:val="00B965FA"/>
    <w:rsid w:val="00B967C2"/>
    <w:rsid w:val="00B96B76"/>
    <w:rsid w:val="00B96DEB"/>
    <w:rsid w:val="00B97075"/>
    <w:rsid w:val="00B9762B"/>
    <w:rsid w:val="00B97A1D"/>
    <w:rsid w:val="00B97AA4"/>
    <w:rsid w:val="00BA0318"/>
    <w:rsid w:val="00BA076D"/>
    <w:rsid w:val="00BA0C39"/>
    <w:rsid w:val="00BA1042"/>
    <w:rsid w:val="00BA1262"/>
    <w:rsid w:val="00BA1674"/>
    <w:rsid w:val="00BA1B46"/>
    <w:rsid w:val="00BA21BA"/>
    <w:rsid w:val="00BA2CAD"/>
    <w:rsid w:val="00BA2E6E"/>
    <w:rsid w:val="00BA3109"/>
    <w:rsid w:val="00BA35BB"/>
    <w:rsid w:val="00BA38F7"/>
    <w:rsid w:val="00BA39F2"/>
    <w:rsid w:val="00BA47FB"/>
    <w:rsid w:val="00BA4B06"/>
    <w:rsid w:val="00BA4C3D"/>
    <w:rsid w:val="00BA5011"/>
    <w:rsid w:val="00BA538D"/>
    <w:rsid w:val="00BA5E06"/>
    <w:rsid w:val="00BA6419"/>
    <w:rsid w:val="00BA691B"/>
    <w:rsid w:val="00BA6986"/>
    <w:rsid w:val="00BA7A1F"/>
    <w:rsid w:val="00BA7D9C"/>
    <w:rsid w:val="00BB0243"/>
    <w:rsid w:val="00BB06E4"/>
    <w:rsid w:val="00BB08AF"/>
    <w:rsid w:val="00BB0D2E"/>
    <w:rsid w:val="00BB0E9B"/>
    <w:rsid w:val="00BB0F12"/>
    <w:rsid w:val="00BB111A"/>
    <w:rsid w:val="00BB16A2"/>
    <w:rsid w:val="00BB1848"/>
    <w:rsid w:val="00BB24D0"/>
    <w:rsid w:val="00BB250C"/>
    <w:rsid w:val="00BB2C29"/>
    <w:rsid w:val="00BB2D1F"/>
    <w:rsid w:val="00BB355B"/>
    <w:rsid w:val="00BB38A0"/>
    <w:rsid w:val="00BB39F0"/>
    <w:rsid w:val="00BB3CF2"/>
    <w:rsid w:val="00BB40C5"/>
    <w:rsid w:val="00BB4541"/>
    <w:rsid w:val="00BB4C0F"/>
    <w:rsid w:val="00BB56F8"/>
    <w:rsid w:val="00BB57BA"/>
    <w:rsid w:val="00BB59DC"/>
    <w:rsid w:val="00BB6791"/>
    <w:rsid w:val="00BB6A20"/>
    <w:rsid w:val="00BB6BD9"/>
    <w:rsid w:val="00BB72A1"/>
    <w:rsid w:val="00BB7A69"/>
    <w:rsid w:val="00BB7DE6"/>
    <w:rsid w:val="00BC02EC"/>
    <w:rsid w:val="00BC0CEF"/>
    <w:rsid w:val="00BC1A94"/>
    <w:rsid w:val="00BC20E7"/>
    <w:rsid w:val="00BC25E6"/>
    <w:rsid w:val="00BC26C1"/>
    <w:rsid w:val="00BC28AD"/>
    <w:rsid w:val="00BC2E6C"/>
    <w:rsid w:val="00BC2F3F"/>
    <w:rsid w:val="00BC2F89"/>
    <w:rsid w:val="00BC31A5"/>
    <w:rsid w:val="00BC39DC"/>
    <w:rsid w:val="00BC3DF2"/>
    <w:rsid w:val="00BC3F02"/>
    <w:rsid w:val="00BC4685"/>
    <w:rsid w:val="00BC4B90"/>
    <w:rsid w:val="00BC53A5"/>
    <w:rsid w:val="00BC5DB3"/>
    <w:rsid w:val="00BC64FC"/>
    <w:rsid w:val="00BC6505"/>
    <w:rsid w:val="00BC6C0C"/>
    <w:rsid w:val="00BC6D62"/>
    <w:rsid w:val="00BC6FEE"/>
    <w:rsid w:val="00BC712E"/>
    <w:rsid w:val="00BC72CD"/>
    <w:rsid w:val="00BC7F39"/>
    <w:rsid w:val="00BD02F0"/>
    <w:rsid w:val="00BD0416"/>
    <w:rsid w:val="00BD0D8F"/>
    <w:rsid w:val="00BD1586"/>
    <w:rsid w:val="00BD1A86"/>
    <w:rsid w:val="00BD1AE8"/>
    <w:rsid w:val="00BD1C6B"/>
    <w:rsid w:val="00BD1D8E"/>
    <w:rsid w:val="00BD1FCF"/>
    <w:rsid w:val="00BD2059"/>
    <w:rsid w:val="00BD2250"/>
    <w:rsid w:val="00BD22AE"/>
    <w:rsid w:val="00BD2360"/>
    <w:rsid w:val="00BD259A"/>
    <w:rsid w:val="00BD2705"/>
    <w:rsid w:val="00BD27D2"/>
    <w:rsid w:val="00BD2A92"/>
    <w:rsid w:val="00BD2E30"/>
    <w:rsid w:val="00BD2EC6"/>
    <w:rsid w:val="00BD32DB"/>
    <w:rsid w:val="00BD451D"/>
    <w:rsid w:val="00BD4528"/>
    <w:rsid w:val="00BD4540"/>
    <w:rsid w:val="00BD45E3"/>
    <w:rsid w:val="00BD463A"/>
    <w:rsid w:val="00BD474D"/>
    <w:rsid w:val="00BD54FE"/>
    <w:rsid w:val="00BD5BF5"/>
    <w:rsid w:val="00BD5E72"/>
    <w:rsid w:val="00BD648B"/>
    <w:rsid w:val="00BD69B5"/>
    <w:rsid w:val="00BD6BF5"/>
    <w:rsid w:val="00BD6EC8"/>
    <w:rsid w:val="00BD7504"/>
    <w:rsid w:val="00BD759B"/>
    <w:rsid w:val="00BD76CA"/>
    <w:rsid w:val="00BD76EF"/>
    <w:rsid w:val="00BD7AE1"/>
    <w:rsid w:val="00BE02A4"/>
    <w:rsid w:val="00BE0304"/>
    <w:rsid w:val="00BE0893"/>
    <w:rsid w:val="00BE0956"/>
    <w:rsid w:val="00BE0BD2"/>
    <w:rsid w:val="00BE0CA6"/>
    <w:rsid w:val="00BE1672"/>
    <w:rsid w:val="00BE18E2"/>
    <w:rsid w:val="00BE27A0"/>
    <w:rsid w:val="00BE292F"/>
    <w:rsid w:val="00BE2A60"/>
    <w:rsid w:val="00BE2A9B"/>
    <w:rsid w:val="00BE3162"/>
    <w:rsid w:val="00BE3592"/>
    <w:rsid w:val="00BE35F8"/>
    <w:rsid w:val="00BE41A5"/>
    <w:rsid w:val="00BE428F"/>
    <w:rsid w:val="00BE44FB"/>
    <w:rsid w:val="00BE477E"/>
    <w:rsid w:val="00BE4AC7"/>
    <w:rsid w:val="00BE4C98"/>
    <w:rsid w:val="00BE4CF1"/>
    <w:rsid w:val="00BE56DB"/>
    <w:rsid w:val="00BE67A9"/>
    <w:rsid w:val="00BE68F7"/>
    <w:rsid w:val="00BE6A67"/>
    <w:rsid w:val="00BE6B2A"/>
    <w:rsid w:val="00BE6D12"/>
    <w:rsid w:val="00BE6DF3"/>
    <w:rsid w:val="00BE7045"/>
    <w:rsid w:val="00BE72AA"/>
    <w:rsid w:val="00BE7328"/>
    <w:rsid w:val="00BE734F"/>
    <w:rsid w:val="00BE744D"/>
    <w:rsid w:val="00BE786A"/>
    <w:rsid w:val="00BE7A3E"/>
    <w:rsid w:val="00BE7D41"/>
    <w:rsid w:val="00BF0412"/>
    <w:rsid w:val="00BF0743"/>
    <w:rsid w:val="00BF0C76"/>
    <w:rsid w:val="00BF0F70"/>
    <w:rsid w:val="00BF1318"/>
    <w:rsid w:val="00BF197C"/>
    <w:rsid w:val="00BF19D3"/>
    <w:rsid w:val="00BF2189"/>
    <w:rsid w:val="00BF235C"/>
    <w:rsid w:val="00BF2989"/>
    <w:rsid w:val="00BF3A7E"/>
    <w:rsid w:val="00BF3DEB"/>
    <w:rsid w:val="00BF3E95"/>
    <w:rsid w:val="00BF3EED"/>
    <w:rsid w:val="00BF3F11"/>
    <w:rsid w:val="00BF4069"/>
    <w:rsid w:val="00BF4A99"/>
    <w:rsid w:val="00BF4CD4"/>
    <w:rsid w:val="00BF4E5C"/>
    <w:rsid w:val="00BF5478"/>
    <w:rsid w:val="00BF56B3"/>
    <w:rsid w:val="00BF56BB"/>
    <w:rsid w:val="00BF5715"/>
    <w:rsid w:val="00BF60DF"/>
    <w:rsid w:val="00BF6431"/>
    <w:rsid w:val="00BF6B07"/>
    <w:rsid w:val="00BF713D"/>
    <w:rsid w:val="00BF72E1"/>
    <w:rsid w:val="00BF73F5"/>
    <w:rsid w:val="00BF76B3"/>
    <w:rsid w:val="00BF7E79"/>
    <w:rsid w:val="00BF7E8A"/>
    <w:rsid w:val="00BF7F49"/>
    <w:rsid w:val="00C00854"/>
    <w:rsid w:val="00C00ECE"/>
    <w:rsid w:val="00C00F83"/>
    <w:rsid w:val="00C01322"/>
    <w:rsid w:val="00C016A5"/>
    <w:rsid w:val="00C01962"/>
    <w:rsid w:val="00C024E5"/>
    <w:rsid w:val="00C02594"/>
    <w:rsid w:val="00C028A3"/>
    <w:rsid w:val="00C02CBD"/>
    <w:rsid w:val="00C02DBC"/>
    <w:rsid w:val="00C0334A"/>
    <w:rsid w:val="00C03434"/>
    <w:rsid w:val="00C039AD"/>
    <w:rsid w:val="00C03B8E"/>
    <w:rsid w:val="00C03CC0"/>
    <w:rsid w:val="00C03D23"/>
    <w:rsid w:val="00C04217"/>
    <w:rsid w:val="00C04264"/>
    <w:rsid w:val="00C044A8"/>
    <w:rsid w:val="00C04535"/>
    <w:rsid w:val="00C048DC"/>
    <w:rsid w:val="00C04A3A"/>
    <w:rsid w:val="00C04B44"/>
    <w:rsid w:val="00C0575D"/>
    <w:rsid w:val="00C05832"/>
    <w:rsid w:val="00C05A67"/>
    <w:rsid w:val="00C05A9B"/>
    <w:rsid w:val="00C05D15"/>
    <w:rsid w:val="00C060F9"/>
    <w:rsid w:val="00C06136"/>
    <w:rsid w:val="00C06C83"/>
    <w:rsid w:val="00C0706F"/>
    <w:rsid w:val="00C07247"/>
    <w:rsid w:val="00C07787"/>
    <w:rsid w:val="00C07C7F"/>
    <w:rsid w:val="00C07F0E"/>
    <w:rsid w:val="00C10CC8"/>
    <w:rsid w:val="00C10D47"/>
    <w:rsid w:val="00C110A9"/>
    <w:rsid w:val="00C113AD"/>
    <w:rsid w:val="00C11484"/>
    <w:rsid w:val="00C1167A"/>
    <w:rsid w:val="00C1236C"/>
    <w:rsid w:val="00C1299E"/>
    <w:rsid w:val="00C150B8"/>
    <w:rsid w:val="00C1544F"/>
    <w:rsid w:val="00C16577"/>
    <w:rsid w:val="00C16D31"/>
    <w:rsid w:val="00C16D78"/>
    <w:rsid w:val="00C17367"/>
    <w:rsid w:val="00C1772B"/>
    <w:rsid w:val="00C2026E"/>
    <w:rsid w:val="00C2042D"/>
    <w:rsid w:val="00C204DE"/>
    <w:rsid w:val="00C2073D"/>
    <w:rsid w:val="00C2099A"/>
    <w:rsid w:val="00C2159A"/>
    <w:rsid w:val="00C21697"/>
    <w:rsid w:val="00C21B5E"/>
    <w:rsid w:val="00C21FF2"/>
    <w:rsid w:val="00C2211F"/>
    <w:rsid w:val="00C228A7"/>
    <w:rsid w:val="00C230A7"/>
    <w:rsid w:val="00C230DE"/>
    <w:rsid w:val="00C23349"/>
    <w:rsid w:val="00C236BA"/>
    <w:rsid w:val="00C238E2"/>
    <w:rsid w:val="00C23DF0"/>
    <w:rsid w:val="00C242FB"/>
    <w:rsid w:val="00C2464B"/>
    <w:rsid w:val="00C24828"/>
    <w:rsid w:val="00C2486C"/>
    <w:rsid w:val="00C24ADE"/>
    <w:rsid w:val="00C24B1E"/>
    <w:rsid w:val="00C24C68"/>
    <w:rsid w:val="00C24EC5"/>
    <w:rsid w:val="00C250B2"/>
    <w:rsid w:val="00C25754"/>
    <w:rsid w:val="00C25BFD"/>
    <w:rsid w:val="00C2698A"/>
    <w:rsid w:val="00C2757D"/>
    <w:rsid w:val="00C275EF"/>
    <w:rsid w:val="00C27A93"/>
    <w:rsid w:val="00C27F85"/>
    <w:rsid w:val="00C30832"/>
    <w:rsid w:val="00C309FB"/>
    <w:rsid w:val="00C30B9E"/>
    <w:rsid w:val="00C30D22"/>
    <w:rsid w:val="00C31603"/>
    <w:rsid w:val="00C31EEC"/>
    <w:rsid w:val="00C31F6F"/>
    <w:rsid w:val="00C32AA7"/>
    <w:rsid w:val="00C3430D"/>
    <w:rsid w:val="00C345B5"/>
    <w:rsid w:val="00C34C59"/>
    <w:rsid w:val="00C34E10"/>
    <w:rsid w:val="00C35731"/>
    <w:rsid w:val="00C35903"/>
    <w:rsid w:val="00C36B32"/>
    <w:rsid w:val="00C36C55"/>
    <w:rsid w:val="00C36CB8"/>
    <w:rsid w:val="00C371C2"/>
    <w:rsid w:val="00C3772B"/>
    <w:rsid w:val="00C37822"/>
    <w:rsid w:val="00C37B72"/>
    <w:rsid w:val="00C37EA9"/>
    <w:rsid w:val="00C4037D"/>
    <w:rsid w:val="00C40801"/>
    <w:rsid w:val="00C40C47"/>
    <w:rsid w:val="00C40CE3"/>
    <w:rsid w:val="00C4160C"/>
    <w:rsid w:val="00C41ACC"/>
    <w:rsid w:val="00C41D56"/>
    <w:rsid w:val="00C41D66"/>
    <w:rsid w:val="00C4228A"/>
    <w:rsid w:val="00C42590"/>
    <w:rsid w:val="00C4297F"/>
    <w:rsid w:val="00C42DC2"/>
    <w:rsid w:val="00C43459"/>
    <w:rsid w:val="00C437DF"/>
    <w:rsid w:val="00C43CFA"/>
    <w:rsid w:val="00C43DD2"/>
    <w:rsid w:val="00C44559"/>
    <w:rsid w:val="00C446E1"/>
    <w:rsid w:val="00C44AF4"/>
    <w:rsid w:val="00C44DA8"/>
    <w:rsid w:val="00C45983"/>
    <w:rsid w:val="00C45C09"/>
    <w:rsid w:val="00C45F21"/>
    <w:rsid w:val="00C467D6"/>
    <w:rsid w:val="00C46F5C"/>
    <w:rsid w:val="00C46F60"/>
    <w:rsid w:val="00C4756D"/>
    <w:rsid w:val="00C50248"/>
    <w:rsid w:val="00C503CA"/>
    <w:rsid w:val="00C50468"/>
    <w:rsid w:val="00C50FE6"/>
    <w:rsid w:val="00C51097"/>
    <w:rsid w:val="00C51262"/>
    <w:rsid w:val="00C51895"/>
    <w:rsid w:val="00C51DE2"/>
    <w:rsid w:val="00C51E64"/>
    <w:rsid w:val="00C51EB9"/>
    <w:rsid w:val="00C5201A"/>
    <w:rsid w:val="00C522EC"/>
    <w:rsid w:val="00C5268C"/>
    <w:rsid w:val="00C528A9"/>
    <w:rsid w:val="00C52908"/>
    <w:rsid w:val="00C52A3C"/>
    <w:rsid w:val="00C53543"/>
    <w:rsid w:val="00C5371B"/>
    <w:rsid w:val="00C5390A"/>
    <w:rsid w:val="00C54FF6"/>
    <w:rsid w:val="00C550A6"/>
    <w:rsid w:val="00C551EE"/>
    <w:rsid w:val="00C5553C"/>
    <w:rsid w:val="00C55776"/>
    <w:rsid w:val="00C55975"/>
    <w:rsid w:val="00C55E71"/>
    <w:rsid w:val="00C55EB6"/>
    <w:rsid w:val="00C55EFB"/>
    <w:rsid w:val="00C55F33"/>
    <w:rsid w:val="00C56645"/>
    <w:rsid w:val="00C56E3A"/>
    <w:rsid w:val="00C57136"/>
    <w:rsid w:val="00C571A7"/>
    <w:rsid w:val="00C5727D"/>
    <w:rsid w:val="00C575FD"/>
    <w:rsid w:val="00C57650"/>
    <w:rsid w:val="00C5769A"/>
    <w:rsid w:val="00C57720"/>
    <w:rsid w:val="00C578E4"/>
    <w:rsid w:val="00C57C5F"/>
    <w:rsid w:val="00C60533"/>
    <w:rsid w:val="00C611A4"/>
    <w:rsid w:val="00C61579"/>
    <w:rsid w:val="00C61A59"/>
    <w:rsid w:val="00C61C2F"/>
    <w:rsid w:val="00C620F0"/>
    <w:rsid w:val="00C62CEF"/>
    <w:rsid w:val="00C6383C"/>
    <w:rsid w:val="00C63A2C"/>
    <w:rsid w:val="00C63AE3"/>
    <w:rsid w:val="00C63E41"/>
    <w:rsid w:val="00C63ECB"/>
    <w:rsid w:val="00C6417E"/>
    <w:rsid w:val="00C64213"/>
    <w:rsid w:val="00C64222"/>
    <w:rsid w:val="00C64375"/>
    <w:rsid w:val="00C644D3"/>
    <w:rsid w:val="00C6506B"/>
    <w:rsid w:val="00C65188"/>
    <w:rsid w:val="00C65464"/>
    <w:rsid w:val="00C656FB"/>
    <w:rsid w:val="00C65769"/>
    <w:rsid w:val="00C65994"/>
    <w:rsid w:val="00C65B0B"/>
    <w:rsid w:val="00C65D4D"/>
    <w:rsid w:val="00C66569"/>
    <w:rsid w:val="00C666CA"/>
    <w:rsid w:val="00C66CDD"/>
    <w:rsid w:val="00C6714E"/>
    <w:rsid w:val="00C6745E"/>
    <w:rsid w:val="00C677E9"/>
    <w:rsid w:val="00C67F67"/>
    <w:rsid w:val="00C7106A"/>
    <w:rsid w:val="00C714FB"/>
    <w:rsid w:val="00C71719"/>
    <w:rsid w:val="00C71942"/>
    <w:rsid w:val="00C71E8D"/>
    <w:rsid w:val="00C71FA2"/>
    <w:rsid w:val="00C7231D"/>
    <w:rsid w:val="00C72EE9"/>
    <w:rsid w:val="00C732B4"/>
    <w:rsid w:val="00C7346E"/>
    <w:rsid w:val="00C73894"/>
    <w:rsid w:val="00C73E33"/>
    <w:rsid w:val="00C740FC"/>
    <w:rsid w:val="00C74531"/>
    <w:rsid w:val="00C747B8"/>
    <w:rsid w:val="00C7499C"/>
    <w:rsid w:val="00C74B4D"/>
    <w:rsid w:val="00C74BA3"/>
    <w:rsid w:val="00C74CD9"/>
    <w:rsid w:val="00C75794"/>
    <w:rsid w:val="00C75960"/>
    <w:rsid w:val="00C75B37"/>
    <w:rsid w:val="00C75E9E"/>
    <w:rsid w:val="00C7603A"/>
    <w:rsid w:val="00C76758"/>
    <w:rsid w:val="00C76939"/>
    <w:rsid w:val="00C769E3"/>
    <w:rsid w:val="00C76B71"/>
    <w:rsid w:val="00C76FF0"/>
    <w:rsid w:val="00C7701F"/>
    <w:rsid w:val="00C774AD"/>
    <w:rsid w:val="00C776E5"/>
    <w:rsid w:val="00C77E40"/>
    <w:rsid w:val="00C77F23"/>
    <w:rsid w:val="00C80375"/>
    <w:rsid w:val="00C807F7"/>
    <w:rsid w:val="00C80BC7"/>
    <w:rsid w:val="00C81633"/>
    <w:rsid w:val="00C81A3C"/>
    <w:rsid w:val="00C81DC3"/>
    <w:rsid w:val="00C827C9"/>
    <w:rsid w:val="00C83694"/>
    <w:rsid w:val="00C83731"/>
    <w:rsid w:val="00C838E5"/>
    <w:rsid w:val="00C83AC5"/>
    <w:rsid w:val="00C83CD5"/>
    <w:rsid w:val="00C83ED2"/>
    <w:rsid w:val="00C841A7"/>
    <w:rsid w:val="00C84EEB"/>
    <w:rsid w:val="00C85137"/>
    <w:rsid w:val="00C85751"/>
    <w:rsid w:val="00C8580D"/>
    <w:rsid w:val="00C8586F"/>
    <w:rsid w:val="00C85B77"/>
    <w:rsid w:val="00C86126"/>
    <w:rsid w:val="00C8642F"/>
    <w:rsid w:val="00C86AEB"/>
    <w:rsid w:val="00C86BB4"/>
    <w:rsid w:val="00C8711D"/>
    <w:rsid w:val="00C87788"/>
    <w:rsid w:val="00C877DD"/>
    <w:rsid w:val="00C87D81"/>
    <w:rsid w:val="00C90324"/>
    <w:rsid w:val="00C905E9"/>
    <w:rsid w:val="00C90604"/>
    <w:rsid w:val="00C90D16"/>
    <w:rsid w:val="00C90E17"/>
    <w:rsid w:val="00C917E3"/>
    <w:rsid w:val="00C9197D"/>
    <w:rsid w:val="00C91E64"/>
    <w:rsid w:val="00C92142"/>
    <w:rsid w:val="00C92604"/>
    <w:rsid w:val="00C9277E"/>
    <w:rsid w:val="00C92C69"/>
    <w:rsid w:val="00C92E84"/>
    <w:rsid w:val="00C931DE"/>
    <w:rsid w:val="00C935C4"/>
    <w:rsid w:val="00C9362F"/>
    <w:rsid w:val="00C93B8F"/>
    <w:rsid w:val="00C94574"/>
    <w:rsid w:val="00C947EF"/>
    <w:rsid w:val="00C94936"/>
    <w:rsid w:val="00C94AD1"/>
    <w:rsid w:val="00C94D7E"/>
    <w:rsid w:val="00C95424"/>
    <w:rsid w:val="00C95B8B"/>
    <w:rsid w:val="00C95C6A"/>
    <w:rsid w:val="00C95ED0"/>
    <w:rsid w:val="00C95F8D"/>
    <w:rsid w:val="00C9618F"/>
    <w:rsid w:val="00C964C7"/>
    <w:rsid w:val="00C96BE8"/>
    <w:rsid w:val="00C96C45"/>
    <w:rsid w:val="00C96EBD"/>
    <w:rsid w:val="00C96FAD"/>
    <w:rsid w:val="00C9715D"/>
    <w:rsid w:val="00C973CD"/>
    <w:rsid w:val="00C9780F"/>
    <w:rsid w:val="00CA02FF"/>
    <w:rsid w:val="00CA047D"/>
    <w:rsid w:val="00CA04CD"/>
    <w:rsid w:val="00CA0578"/>
    <w:rsid w:val="00CA05EF"/>
    <w:rsid w:val="00CA076B"/>
    <w:rsid w:val="00CA0AA7"/>
    <w:rsid w:val="00CA1923"/>
    <w:rsid w:val="00CA2851"/>
    <w:rsid w:val="00CA2CBC"/>
    <w:rsid w:val="00CA2E63"/>
    <w:rsid w:val="00CA30AA"/>
    <w:rsid w:val="00CA317A"/>
    <w:rsid w:val="00CA3194"/>
    <w:rsid w:val="00CA44CA"/>
    <w:rsid w:val="00CA45EA"/>
    <w:rsid w:val="00CA46FC"/>
    <w:rsid w:val="00CA478F"/>
    <w:rsid w:val="00CA4A9C"/>
    <w:rsid w:val="00CA4C50"/>
    <w:rsid w:val="00CA4E24"/>
    <w:rsid w:val="00CA4E83"/>
    <w:rsid w:val="00CA59D4"/>
    <w:rsid w:val="00CA5D6C"/>
    <w:rsid w:val="00CA5E38"/>
    <w:rsid w:val="00CA6ACF"/>
    <w:rsid w:val="00CA6DA0"/>
    <w:rsid w:val="00CA7172"/>
    <w:rsid w:val="00CA7621"/>
    <w:rsid w:val="00CA7AD4"/>
    <w:rsid w:val="00CA7AD8"/>
    <w:rsid w:val="00CA7E47"/>
    <w:rsid w:val="00CB04E8"/>
    <w:rsid w:val="00CB1491"/>
    <w:rsid w:val="00CB17AB"/>
    <w:rsid w:val="00CB195A"/>
    <w:rsid w:val="00CB1C3A"/>
    <w:rsid w:val="00CB200A"/>
    <w:rsid w:val="00CB22BF"/>
    <w:rsid w:val="00CB266A"/>
    <w:rsid w:val="00CB2690"/>
    <w:rsid w:val="00CB27B7"/>
    <w:rsid w:val="00CB29F3"/>
    <w:rsid w:val="00CB2CF0"/>
    <w:rsid w:val="00CB2E64"/>
    <w:rsid w:val="00CB3736"/>
    <w:rsid w:val="00CB3D44"/>
    <w:rsid w:val="00CB4152"/>
    <w:rsid w:val="00CB5262"/>
    <w:rsid w:val="00CB5901"/>
    <w:rsid w:val="00CB59D3"/>
    <w:rsid w:val="00CB61DD"/>
    <w:rsid w:val="00CB6320"/>
    <w:rsid w:val="00CB663A"/>
    <w:rsid w:val="00CB6873"/>
    <w:rsid w:val="00CB6887"/>
    <w:rsid w:val="00CB6F3A"/>
    <w:rsid w:val="00CB7439"/>
    <w:rsid w:val="00CB7915"/>
    <w:rsid w:val="00CB7CE4"/>
    <w:rsid w:val="00CB7F04"/>
    <w:rsid w:val="00CC0933"/>
    <w:rsid w:val="00CC09D2"/>
    <w:rsid w:val="00CC0A58"/>
    <w:rsid w:val="00CC112B"/>
    <w:rsid w:val="00CC11A3"/>
    <w:rsid w:val="00CC1285"/>
    <w:rsid w:val="00CC1290"/>
    <w:rsid w:val="00CC152A"/>
    <w:rsid w:val="00CC1CF1"/>
    <w:rsid w:val="00CC1F0F"/>
    <w:rsid w:val="00CC2514"/>
    <w:rsid w:val="00CC263D"/>
    <w:rsid w:val="00CC263E"/>
    <w:rsid w:val="00CC2657"/>
    <w:rsid w:val="00CC2AB0"/>
    <w:rsid w:val="00CC2B2F"/>
    <w:rsid w:val="00CC2E3E"/>
    <w:rsid w:val="00CC33F1"/>
    <w:rsid w:val="00CC36EF"/>
    <w:rsid w:val="00CC38EA"/>
    <w:rsid w:val="00CC3EF8"/>
    <w:rsid w:val="00CC4294"/>
    <w:rsid w:val="00CC45AF"/>
    <w:rsid w:val="00CC47BB"/>
    <w:rsid w:val="00CC4D7C"/>
    <w:rsid w:val="00CC4DF0"/>
    <w:rsid w:val="00CC4F67"/>
    <w:rsid w:val="00CC535A"/>
    <w:rsid w:val="00CC5549"/>
    <w:rsid w:val="00CC5A04"/>
    <w:rsid w:val="00CC5B8C"/>
    <w:rsid w:val="00CC5FB8"/>
    <w:rsid w:val="00CC61DA"/>
    <w:rsid w:val="00CC6280"/>
    <w:rsid w:val="00CC7861"/>
    <w:rsid w:val="00CC78AB"/>
    <w:rsid w:val="00CD0B90"/>
    <w:rsid w:val="00CD1080"/>
    <w:rsid w:val="00CD1342"/>
    <w:rsid w:val="00CD15F3"/>
    <w:rsid w:val="00CD17AA"/>
    <w:rsid w:val="00CD1949"/>
    <w:rsid w:val="00CD1A0A"/>
    <w:rsid w:val="00CD243D"/>
    <w:rsid w:val="00CD303A"/>
    <w:rsid w:val="00CD39F2"/>
    <w:rsid w:val="00CD3AC9"/>
    <w:rsid w:val="00CD4046"/>
    <w:rsid w:val="00CD491C"/>
    <w:rsid w:val="00CD4F3A"/>
    <w:rsid w:val="00CD50D5"/>
    <w:rsid w:val="00CD55E8"/>
    <w:rsid w:val="00CD5F7C"/>
    <w:rsid w:val="00CD657A"/>
    <w:rsid w:val="00CD6A09"/>
    <w:rsid w:val="00CD6D8B"/>
    <w:rsid w:val="00CD6F66"/>
    <w:rsid w:val="00CD7584"/>
    <w:rsid w:val="00CD79F4"/>
    <w:rsid w:val="00CE0440"/>
    <w:rsid w:val="00CE08AC"/>
    <w:rsid w:val="00CE10BA"/>
    <w:rsid w:val="00CE13B8"/>
    <w:rsid w:val="00CE1405"/>
    <w:rsid w:val="00CE1609"/>
    <w:rsid w:val="00CE17AB"/>
    <w:rsid w:val="00CE17F3"/>
    <w:rsid w:val="00CE1B6F"/>
    <w:rsid w:val="00CE1FB4"/>
    <w:rsid w:val="00CE2ABC"/>
    <w:rsid w:val="00CE2C9E"/>
    <w:rsid w:val="00CE2ED6"/>
    <w:rsid w:val="00CE3971"/>
    <w:rsid w:val="00CE4593"/>
    <w:rsid w:val="00CE45A3"/>
    <w:rsid w:val="00CE49C7"/>
    <w:rsid w:val="00CE4D69"/>
    <w:rsid w:val="00CE57AB"/>
    <w:rsid w:val="00CE59BF"/>
    <w:rsid w:val="00CE5ADB"/>
    <w:rsid w:val="00CE7032"/>
    <w:rsid w:val="00CE7E84"/>
    <w:rsid w:val="00CE7FB3"/>
    <w:rsid w:val="00CF0438"/>
    <w:rsid w:val="00CF067A"/>
    <w:rsid w:val="00CF0744"/>
    <w:rsid w:val="00CF0BAB"/>
    <w:rsid w:val="00CF0D46"/>
    <w:rsid w:val="00CF0F39"/>
    <w:rsid w:val="00CF0F6D"/>
    <w:rsid w:val="00CF1057"/>
    <w:rsid w:val="00CF10A7"/>
    <w:rsid w:val="00CF193B"/>
    <w:rsid w:val="00CF1E29"/>
    <w:rsid w:val="00CF2664"/>
    <w:rsid w:val="00CF271C"/>
    <w:rsid w:val="00CF29E1"/>
    <w:rsid w:val="00CF3A04"/>
    <w:rsid w:val="00CF3D66"/>
    <w:rsid w:val="00CF3E09"/>
    <w:rsid w:val="00CF3F9E"/>
    <w:rsid w:val="00CF413B"/>
    <w:rsid w:val="00CF4585"/>
    <w:rsid w:val="00CF493E"/>
    <w:rsid w:val="00CF4A9D"/>
    <w:rsid w:val="00CF4D04"/>
    <w:rsid w:val="00CF58E2"/>
    <w:rsid w:val="00CF64F0"/>
    <w:rsid w:val="00CF6915"/>
    <w:rsid w:val="00CF6C74"/>
    <w:rsid w:val="00CF7255"/>
    <w:rsid w:val="00CF76BF"/>
    <w:rsid w:val="00CF772C"/>
    <w:rsid w:val="00CF782A"/>
    <w:rsid w:val="00CF795C"/>
    <w:rsid w:val="00CF7DE9"/>
    <w:rsid w:val="00D0029C"/>
    <w:rsid w:val="00D0059F"/>
    <w:rsid w:val="00D00B34"/>
    <w:rsid w:val="00D01501"/>
    <w:rsid w:val="00D0167E"/>
    <w:rsid w:val="00D017E7"/>
    <w:rsid w:val="00D01C89"/>
    <w:rsid w:val="00D0216F"/>
    <w:rsid w:val="00D02A98"/>
    <w:rsid w:val="00D0317E"/>
    <w:rsid w:val="00D03393"/>
    <w:rsid w:val="00D03457"/>
    <w:rsid w:val="00D037E1"/>
    <w:rsid w:val="00D03E36"/>
    <w:rsid w:val="00D046D3"/>
    <w:rsid w:val="00D04BC3"/>
    <w:rsid w:val="00D05301"/>
    <w:rsid w:val="00D053A2"/>
    <w:rsid w:val="00D0616A"/>
    <w:rsid w:val="00D06459"/>
    <w:rsid w:val="00D06C83"/>
    <w:rsid w:val="00D0700E"/>
    <w:rsid w:val="00D072CE"/>
    <w:rsid w:val="00D077B5"/>
    <w:rsid w:val="00D078FC"/>
    <w:rsid w:val="00D0799B"/>
    <w:rsid w:val="00D07CB2"/>
    <w:rsid w:val="00D07D49"/>
    <w:rsid w:val="00D1027B"/>
    <w:rsid w:val="00D10B99"/>
    <w:rsid w:val="00D10ED4"/>
    <w:rsid w:val="00D10FE2"/>
    <w:rsid w:val="00D113EB"/>
    <w:rsid w:val="00D11D24"/>
    <w:rsid w:val="00D11F9D"/>
    <w:rsid w:val="00D1256C"/>
    <w:rsid w:val="00D13E02"/>
    <w:rsid w:val="00D13F7E"/>
    <w:rsid w:val="00D1483C"/>
    <w:rsid w:val="00D1533B"/>
    <w:rsid w:val="00D15557"/>
    <w:rsid w:val="00D15D03"/>
    <w:rsid w:val="00D161E2"/>
    <w:rsid w:val="00D164CD"/>
    <w:rsid w:val="00D166D8"/>
    <w:rsid w:val="00D16B76"/>
    <w:rsid w:val="00D173D3"/>
    <w:rsid w:val="00D17908"/>
    <w:rsid w:val="00D17C3C"/>
    <w:rsid w:val="00D2026D"/>
    <w:rsid w:val="00D2032B"/>
    <w:rsid w:val="00D206BE"/>
    <w:rsid w:val="00D20944"/>
    <w:rsid w:val="00D2109F"/>
    <w:rsid w:val="00D217F0"/>
    <w:rsid w:val="00D2189E"/>
    <w:rsid w:val="00D218B6"/>
    <w:rsid w:val="00D21A6E"/>
    <w:rsid w:val="00D21B9B"/>
    <w:rsid w:val="00D225E1"/>
    <w:rsid w:val="00D2268C"/>
    <w:rsid w:val="00D22A58"/>
    <w:rsid w:val="00D22B75"/>
    <w:rsid w:val="00D22C38"/>
    <w:rsid w:val="00D22E61"/>
    <w:rsid w:val="00D2357E"/>
    <w:rsid w:val="00D23A3D"/>
    <w:rsid w:val="00D23B49"/>
    <w:rsid w:val="00D242DA"/>
    <w:rsid w:val="00D24644"/>
    <w:rsid w:val="00D24B7A"/>
    <w:rsid w:val="00D24D7C"/>
    <w:rsid w:val="00D25624"/>
    <w:rsid w:val="00D259C2"/>
    <w:rsid w:val="00D25A23"/>
    <w:rsid w:val="00D260C9"/>
    <w:rsid w:val="00D264A2"/>
    <w:rsid w:val="00D26ED9"/>
    <w:rsid w:val="00D27A29"/>
    <w:rsid w:val="00D27C23"/>
    <w:rsid w:val="00D27DAB"/>
    <w:rsid w:val="00D3050F"/>
    <w:rsid w:val="00D3062D"/>
    <w:rsid w:val="00D30C4B"/>
    <w:rsid w:val="00D31197"/>
    <w:rsid w:val="00D312AE"/>
    <w:rsid w:val="00D31874"/>
    <w:rsid w:val="00D31BF4"/>
    <w:rsid w:val="00D31EEC"/>
    <w:rsid w:val="00D32331"/>
    <w:rsid w:val="00D3247A"/>
    <w:rsid w:val="00D3284D"/>
    <w:rsid w:val="00D32999"/>
    <w:rsid w:val="00D32BE0"/>
    <w:rsid w:val="00D33CD7"/>
    <w:rsid w:val="00D33D66"/>
    <w:rsid w:val="00D3454A"/>
    <w:rsid w:val="00D345CF"/>
    <w:rsid w:val="00D3490E"/>
    <w:rsid w:val="00D351D6"/>
    <w:rsid w:val="00D35751"/>
    <w:rsid w:val="00D35A36"/>
    <w:rsid w:val="00D35C5F"/>
    <w:rsid w:val="00D36B05"/>
    <w:rsid w:val="00D36E1F"/>
    <w:rsid w:val="00D3722F"/>
    <w:rsid w:val="00D37FCA"/>
    <w:rsid w:val="00D40B19"/>
    <w:rsid w:val="00D40FCE"/>
    <w:rsid w:val="00D41F53"/>
    <w:rsid w:val="00D42163"/>
    <w:rsid w:val="00D42AA3"/>
    <w:rsid w:val="00D42AE7"/>
    <w:rsid w:val="00D42EE1"/>
    <w:rsid w:val="00D43762"/>
    <w:rsid w:val="00D43E64"/>
    <w:rsid w:val="00D4425E"/>
    <w:rsid w:val="00D44296"/>
    <w:rsid w:val="00D44331"/>
    <w:rsid w:val="00D4488F"/>
    <w:rsid w:val="00D44A26"/>
    <w:rsid w:val="00D453E7"/>
    <w:rsid w:val="00D456CF"/>
    <w:rsid w:val="00D45868"/>
    <w:rsid w:val="00D4595E"/>
    <w:rsid w:val="00D46487"/>
    <w:rsid w:val="00D4693B"/>
    <w:rsid w:val="00D46FD8"/>
    <w:rsid w:val="00D50360"/>
    <w:rsid w:val="00D507F8"/>
    <w:rsid w:val="00D5085B"/>
    <w:rsid w:val="00D51587"/>
    <w:rsid w:val="00D51787"/>
    <w:rsid w:val="00D51BBE"/>
    <w:rsid w:val="00D51FF8"/>
    <w:rsid w:val="00D521C4"/>
    <w:rsid w:val="00D523A6"/>
    <w:rsid w:val="00D523D0"/>
    <w:rsid w:val="00D52652"/>
    <w:rsid w:val="00D526B2"/>
    <w:rsid w:val="00D52814"/>
    <w:rsid w:val="00D52C8A"/>
    <w:rsid w:val="00D52C9A"/>
    <w:rsid w:val="00D52DAD"/>
    <w:rsid w:val="00D52DE1"/>
    <w:rsid w:val="00D52FD0"/>
    <w:rsid w:val="00D531C3"/>
    <w:rsid w:val="00D535FB"/>
    <w:rsid w:val="00D537A9"/>
    <w:rsid w:val="00D53CD4"/>
    <w:rsid w:val="00D53D72"/>
    <w:rsid w:val="00D549C9"/>
    <w:rsid w:val="00D54A24"/>
    <w:rsid w:val="00D54E0D"/>
    <w:rsid w:val="00D54F6A"/>
    <w:rsid w:val="00D55198"/>
    <w:rsid w:val="00D55417"/>
    <w:rsid w:val="00D55580"/>
    <w:rsid w:val="00D55696"/>
    <w:rsid w:val="00D556A4"/>
    <w:rsid w:val="00D55D74"/>
    <w:rsid w:val="00D55F8F"/>
    <w:rsid w:val="00D56A05"/>
    <w:rsid w:val="00D56A49"/>
    <w:rsid w:val="00D56B66"/>
    <w:rsid w:val="00D56E46"/>
    <w:rsid w:val="00D5768B"/>
    <w:rsid w:val="00D57BC4"/>
    <w:rsid w:val="00D60870"/>
    <w:rsid w:val="00D608C9"/>
    <w:rsid w:val="00D60DAC"/>
    <w:rsid w:val="00D618B0"/>
    <w:rsid w:val="00D61929"/>
    <w:rsid w:val="00D61A67"/>
    <w:rsid w:val="00D61E5A"/>
    <w:rsid w:val="00D61EAC"/>
    <w:rsid w:val="00D6237B"/>
    <w:rsid w:val="00D62D9B"/>
    <w:rsid w:val="00D630AD"/>
    <w:rsid w:val="00D6379E"/>
    <w:rsid w:val="00D63F4A"/>
    <w:rsid w:val="00D6410B"/>
    <w:rsid w:val="00D64AF1"/>
    <w:rsid w:val="00D64B0E"/>
    <w:rsid w:val="00D64FBE"/>
    <w:rsid w:val="00D652A4"/>
    <w:rsid w:val="00D652F7"/>
    <w:rsid w:val="00D65B3B"/>
    <w:rsid w:val="00D66030"/>
    <w:rsid w:val="00D667DB"/>
    <w:rsid w:val="00D6686C"/>
    <w:rsid w:val="00D668C9"/>
    <w:rsid w:val="00D676F1"/>
    <w:rsid w:val="00D67791"/>
    <w:rsid w:val="00D677ED"/>
    <w:rsid w:val="00D67C77"/>
    <w:rsid w:val="00D70058"/>
    <w:rsid w:val="00D70607"/>
    <w:rsid w:val="00D70610"/>
    <w:rsid w:val="00D70B4D"/>
    <w:rsid w:val="00D70B51"/>
    <w:rsid w:val="00D70C1D"/>
    <w:rsid w:val="00D70C62"/>
    <w:rsid w:val="00D70F31"/>
    <w:rsid w:val="00D715E6"/>
    <w:rsid w:val="00D71768"/>
    <w:rsid w:val="00D71A32"/>
    <w:rsid w:val="00D71ADD"/>
    <w:rsid w:val="00D71DF1"/>
    <w:rsid w:val="00D72020"/>
    <w:rsid w:val="00D72FDC"/>
    <w:rsid w:val="00D7338C"/>
    <w:rsid w:val="00D739A6"/>
    <w:rsid w:val="00D73D17"/>
    <w:rsid w:val="00D73D42"/>
    <w:rsid w:val="00D741BF"/>
    <w:rsid w:val="00D7452E"/>
    <w:rsid w:val="00D745A1"/>
    <w:rsid w:val="00D749B8"/>
    <w:rsid w:val="00D74B31"/>
    <w:rsid w:val="00D75B8F"/>
    <w:rsid w:val="00D77340"/>
    <w:rsid w:val="00D773AC"/>
    <w:rsid w:val="00D80219"/>
    <w:rsid w:val="00D80539"/>
    <w:rsid w:val="00D80718"/>
    <w:rsid w:val="00D80F9C"/>
    <w:rsid w:val="00D81226"/>
    <w:rsid w:val="00D81C77"/>
    <w:rsid w:val="00D81FE6"/>
    <w:rsid w:val="00D82539"/>
    <w:rsid w:val="00D8258D"/>
    <w:rsid w:val="00D827A0"/>
    <w:rsid w:val="00D827C5"/>
    <w:rsid w:val="00D829B9"/>
    <w:rsid w:val="00D829C8"/>
    <w:rsid w:val="00D83342"/>
    <w:rsid w:val="00D837E1"/>
    <w:rsid w:val="00D83B67"/>
    <w:rsid w:val="00D84900"/>
    <w:rsid w:val="00D8494F"/>
    <w:rsid w:val="00D84A4F"/>
    <w:rsid w:val="00D84CA3"/>
    <w:rsid w:val="00D84F97"/>
    <w:rsid w:val="00D8525F"/>
    <w:rsid w:val="00D85727"/>
    <w:rsid w:val="00D857AB"/>
    <w:rsid w:val="00D8597A"/>
    <w:rsid w:val="00D859B7"/>
    <w:rsid w:val="00D86129"/>
    <w:rsid w:val="00D86280"/>
    <w:rsid w:val="00D86652"/>
    <w:rsid w:val="00D86744"/>
    <w:rsid w:val="00D86A1B"/>
    <w:rsid w:val="00D86AF6"/>
    <w:rsid w:val="00D872FE"/>
    <w:rsid w:val="00D8736E"/>
    <w:rsid w:val="00D87EDC"/>
    <w:rsid w:val="00D90532"/>
    <w:rsid w:val="00D9082D"/>
    <w:rsid w:val="00D9099C"/>
    <w:rsid w:val="00D90A77"/>
    <w:rsid w:val="00D91689"/>
    <w:rsid w:val="00D916ED"/>
    <w:rsid w:val="00D91D86"/>
    <w:rsid w:val="00D928F2"/>
    <w:rsid w:val="00D92AC9"/>
    <w:rsid w:val="00D92EA8"/>
    <w:rsid w:val="00D9320B"/>
    <w:rsid w:val="00D93236"/>
    <w:rsid w:val="00D932E3"/>
    <w:rsid w:val="00D9379D"/>
    <w:rsid w:val="00D9407E"/>
    <w:rsid w:val="00D940BD"/>
    <w:rsid w:val="00D9462B"/>
    <w:rsid w:val="00D94997"/>
    <w:rsid w:val="00D950BD"/>
    <w:rsid w:val="00D95713"/>
    <w:rsid w:val="00D95EEF"/>
    <w:rsid w:val="00D960F2"/>
    <w:rsid w:val="00D963C8"/>
    <w:rsid w:val="00D96507"/>
    <w:rsid w:val="00D96BAD"/>
    <w:rsid w:val="00D96DF3"/>
    <w:rsid w:val="00D96E21"/>
    <w:rsid w:val="00D96FC9"/>
    <w:rsid w:val="00D97190"/>
    <w:rsid w:val="00D97E3E"/>
    <w:rsid w:val="00DA03BF"/>
    <w:rsid w:val="00DA0AFE"/>
    <w:rsid w:val="00DA0C69"/>
    <w:rsid w:val="00DA0CDB"/>
    <w:rsid w:val="00DA0E53"/>
    <w:rsid w:val="00DA1251"/>
    <w:rsid w:val="00DA1B76"/>
    <w:rsid w:val="00DA228E"/>
    <w:rsid w:val="00DA2867"/>
    <w:rsid w:val="00DA2CD5"/>
    <w:rsid w:val="00DA33F9"/>
    <w:rsid w:val="00DA35C3"/>
    <w:rsid w:val="00DA410C"/>
    <w:rsid w:val="00DA464D"/>
    <w:rsid w:val="00DA4E81"/>
    <w:rsid w:val="00DA5A8D"/>
    <w:rsid w:val="00DA6F28"/>
    <w:rsid w:val="00DA7090"/>
    <w:rsid w:val="00DB0C0C"/>
    <w:rsid w:val="00DB10C7"/>
    <w:rsid w:val="00DB16D6"/>
    <w:rsid w:val="00DB18D7"/>
    <w:rsid w:val="00DB1A52"/>
    <w:rsid w:val="00DB1DDB"/>
    <w:rsid w:val="00DB27F0"/>
    <w:rsid w:val="00DB2880"/>
    <w:rsid w:val="00DB2A49"/>
    <w:rsid w:val="00DB2D98"/>
    <w:rsid w:val="00DB345D"/>
    <w:rsid w:val="00DB3561"/>
    <w:rsid w:val="00DB3564"/>
    <w:rsid w:val="00DB36CD"/>
    <w:rsid w:val="00DB3846"/>
    <w:rsid w:val="00DB4BE9"/>
    <w:rsid w:val="00DB4CD4"/>
    <w:rsid w:val="00DB56F1"/>
    <w:rsid w:val="00DB5EF6"/>
    <w:rsid w:val="00DB61E0"/>
    <w:rsid w:val="00DB61FF"/>
    <w:rsid w:val="00DB6313"/>
    <w:rsid w:val="00DB63EE"/>
    <w:rsid w:val="00DB643E"/>
    <w:rsid w:val="00DB6882"/>
    <w:rsid w:val="00DB6CD3"/>
    <w:rsid w:val="00DB7D16"/>
    <w:rsid w:val="00DC04FE"/>
    <w:rsid w:val="00DC065C"/>
    <w:rsid w:val="00DC0A86"/>
    <w:rsid w:val="00DC0BFB"/>
    <w:rsid w:val="00DC0DF4"/>
    <w:rsid w:val="00DC0F65"/>
    <w:rsid w:val="00DC1BCA"/>
    <w:rsid w:val="00DC1E8B"/>
    <w:rsid w:val="00DC1F35"/>
    <w:rsid w:val="00DC20EB"/>
    <w:rsid w:val="00DC2525"/>
    <w:rsid w:val="00DC27A9"/>
    <w:rsid w:val="00DC29CA"/>
    <w:rsid w:val="00DC2A82"/>
    <w:rsid w:val="00DC2CEB"/>
    <w:rsid w:val="00DC32D9"/>
    <w:rsid w:val="00DC355C"/>
    <w:rsid w:val="00DC370D"/>
    <w:rsid w:val="00DC3770"/>
    <w:rsid w:val="00DC391B"/>
    <w:rsid w:val="00DC3D9F"/>
    <w:rsid w:val="00DC3FEC"/>
    <w:rsid w:val="00DC40BF"/>
    <w:rsid w:val="00DC47D8"/>
    <w:rsid w:val="00DC4B2B"/>
    <w:rsid w:val="00DC4B86"/>
    <w:rsid w:val="00DC4C33"/>
    <w:rsid w:val="00DC521F"/>
    <w:rsid w:val="00DC5228"/>
    <w:rsid w:val="00DC5573"/>
    <w:rsid w:val="00DC5A21"/>
    <w:rsid w:val="00DC5A86"/>
    <w:rsid w:val="00DC5D8A"/>
    <w:rsid w:val="00DC61CC"/>
    <w:rsid w:val="00DC633D"/>
    <w:rsid w:val="00DC642C"/>
    <w:rsid w:val="00DC6691"/>
    <w:rsid w:val="00DC6A7B"/>
    <w:rsid w:val="00DC6CE2"/>
    <w:rsid w:val="00DC6D40"/>
    <w:rsid w:val="00DC709D"/>
    <w:rsid w:val="00DC76CC"/>
    <w:rsid w:val="00DC787D"/>
    <w:rsid w:val="00DD0262"/>
    <w:rsid w:val="00DD08A9"/>
    <w:rsid w:val="00DD0969"/>
    <w:rsid w:val="00DD0979"/>
    <w:rsid w:val="00DD0F07"/>
    <w:rsid w:val="00DD1A3A"/>
    <w:rsid w:val="00DD1BC1"/>
    <w:rsid w:val="00DD25C2"/>
    <w:rsid w:val="00DD2E34"/>
    <w:rsid w:val="00DD3290"/>
    <w:rsid w:val="00DD32D6"/>
    <w:rsid w:val="00DD3614"/>
    <w:rsid w:val="00DD39E7"/>
    <w:rsid w:val="00DD3E8A"/>
    <w:rsid w:val="00DD42C0"/>
    <w:rsid w:val="00DD4ADA"/>
    <w:rsid w:val="00DD54BB"/>
    <w:rsid w:val="00DD5C57"/>
    <w:rsid w:val="00DD6203"/>
    <w:rsid w:val="00DD69C7"/>
    <w:rsid w:val="00DD6CBD"/>
    <w:rsid w:val="00DD70F5"/>
    <w:rsid w:val="00DE0167"/>
    <w:rsid w:val="00DE07EB"/>
    <w:rsid w:val="00DE0EC8"/>
    <w:rsid w:val="00DE1456"/>
    <w:rsid w:val="00DE1B48"/>
    <w:rsid w:val="00DE1C8C"/>
    <w:rsid w:val="00DE2142"/>
    <w:rsid w:val="00DE21D8"/>
    <w:rsid w:val="00DE24EF"/>
    <w:rsid w:val="00DE2638"/>
    <w:rsid w:val="00DE27D3"/>
    <w:rsid w:val="00DE2C42"/>
    <w:rsid w:val="00DE2CC2"/>
    <w:rsid w:val="00DE2D12"/>
    <w:rsid w:val="00DE3A6B"/>
    <w:rsid w:val="00DE3B91"/>
    <w:rsid w:val="00DE3DD6"/>
    <w:rsid w:val="00DE4697"/>
    <w:rsid w:val="00DE545E"/>
    <w:rsid w:val="00DE5483"/>
    <w:rsid w:val="00DE59D1"/>
    <w:rsid w:val="00DE5F21"/>
    <w:rsid w:val="00DE610B"/>
    <w:rsid w:val="00DE67FE"/>
    <w:rsid w:val="00DE6D3B"/>
    <w:rsid w:val="00DE73E2"/>
    <w:rsid w:val="00DE7A39"/>
    <w:rsid w:val="00DE7AB1"/>
    <w:rsid w:val="00DF0A53"/>
    <w:rsid w:val="00DF0B3A"/>
    <w:rsid w:val="00DF0CA4"/>
    <w:rsid w:val="00DF0E0F"/>
    <w:rsid w:val="00DF12C1"/>
    <w:rsid w:val="00DF14D7"/>
    <w:rsid w:val="00DF1C68"/>
    <w:rsid w:val="00DF215A"/>
    <w:rsid w:val="00DF2A10"/>
    <w:rsid w:val="00DF2AFC"/>
    <w:rsid w:val="00DF343A"/>
    <w:rsid w:val="00DF3E31"/>
    <w:rsid w:val="00DF42F7"/>
    <w:rsid w:val="00DF48DA"/>
    <w:rsid w:val="00DF4E20"/>
    <w:rsid w:val="00DF4EBA"/>
    <w:rsid w:val="00DF54BA"/>
    <w:rsid w:val="00DF553A"/>
    <w:rsid w:val="00DF5A7C"/>
    <w:rsid w:val="00DF5A92"/>
    <w:rsid w:val="00DF6019"/>
    <w:rsid w:val="00DF6188"/>
    <w:rsid w:val="00DF6635"/>
    <w:rsid w:val="00DF6B43"/>
    <w:rsid w:val="00DF6BD0"/>
    <w:rsid w:val="00DF6C92"/>
    <w:rsid w:val="00DF6E97"/>
    <w:rsid w:val="00DF72D6"/>
    <w:rsid w:val="00DF7635"/>
    <w:rsid w:val="00DF7931"/>
    <w:rsid w:val="00DF7AA7"/>
    <w:rsid w:val="00DF7C90"/>
    <w:rsid w:val="00E0039E"/>
    <w:rsid w:val="00E009D9"/>
    <w:rsid w:val="00E00F98"/>
    <w:rsid w:val="00E01159"/>
    <w:rsid w:val="00E01214"/>
    <w:rsid w:val="00E0227E"/>
    <w:rsid w:val="00E02554"/>
    <w:rsid w:val="00E026E4"/>
    <w:rsid w:val="00E02B2E"/>
    <w:rsid w:val="00E02CCE"/>
    <w:rsid w:val="00E03252"/>
    <w:rsid w:val="00E036C9"/>
    <w:rsid w:val="00E039E9"/>
    <w:rsid w:val="00E03DCA"/>
    <w:rsid w:val="00E045C0"/>
    <w:rsid w:val="00E0474E"/>
    <w:rsid w:val="00E04877"/>
    <w:rsid w:val="00E04FFC"/>
    <w:rsid w:val="00E05234"/>
    <w:rsid w:val="00E052B8"/>
    <w:rsid w:val="00E055EE"/>
    <w:rsid w:val="00E0565A"/>
    <w:rsid w:val="00E064DC"/>
    <w:rsid w:val="00E06654"/>
    <w:rsid w:val="00E06877"/>
    <w:rsid w:val="00E06B02"/>
    <w:rsid w:val="00E06FF7"/>
    <w:rsid w:val="00E0710A"/>
    <w:rsid w:val="00E072D5"/>
    <w:rsid w:val="00E074E6"/>
    <w:rsid w:val="00E07762"/>
    <w:rsid w:val="00E07F80"/>
    <w:rsid w:val="00E10285"/>
    <w:rsid w:val="00E106C9"/>
    <w:rsid w:val="00E10A85"/>
    <w:rsid w:val="00E11B4C"/>
    <w:rsid w:val="00E11D2E"/>
    <w:rsid w:val="00E122D0"/>
    <w:rsid w:val="00E122D1"/>
    <w:rsid w:val="00E12400"/>
    <w:rsid w:val="00E12BC7"/>
    <w:rsid w:val="00E12C70"/>
    <w:rsid w:val="00E12EB2"/>
    <w:rsid w:val="00E12EED"/>
    <w:rsid w:val="00E13339"/>
    <w:rsid w:val="00E13D38"/>
    <w:rsid w:val="00E1407C"/>
    <w:rsid w:val="00E144D0"/>
    <w:rsid w:val="00E14A91"/>
    <w:rsid w:val="00E14F66"/>
    <w:rsid w:val="00E15D57"/>
    <w:rsid w:val="00E165EF"/>
    <w:rsid w:val="00E16634"/>
    <w:rsid w:val="00E1669E"/>
    <w:rsid w:val="00E16ACA"/>
    <w:rsid w:val="00E16BB2"/>
    <w:rsid w:val="00E16FB0"/>
    <w:rsid w:val="00E17046"/>
    <w:rsid w:val="00E17D82"/>
    <w:rsid w:val="00E17DB7"/>
    <w:rsid w:val="00E20414"/>
    <w:rsid w:val="00E2082A"/>
    <w:rsid w:val="00E20900"/>
    <w:rsid w:val="00E2139C"/>
    <w:rsid w:val="00E2189D"/>
    <w:rsid w:val="00E219AD"/>
    <w:rsid w:val="00E21D9D"/>
    <w:rsid w:val="00E22020"/>
    <w:rsid w:val="00E22597"/>
    <w:rsid w:val="00E226E6"/>
    <w:rsid w:val="00E22A4C"/>
    <w:rsid w:val="00E22B70"/>
    <w:rsid w:val="00E22CE6"/>
    <w:rsid w:val="00E22D32"/>
    <w:rsid w:val="00E232F0"/>
    <w:rsid w:val="00E23708"/>
    <w:rsid w:val="00E23A21"/>
    <w:rsid w:val="00E23A3C"/>
    <w:rsid w:val="00E23BEE"/>
    <w:rsid w:val="00E23E4D"/>
    <w:rsid w:val="00E2466A"/>
    <w:rsid w:val="00E24CFB"/>
    <w:rsid w:val="00E25547"/>
    <w:rsid w:val="00E25808"/>
    <w:rsid w:val="00E25F80"/>
    <w:rsid w:val="00E26244"/>
    <w:rsid w:val="00E26533"/>
    <w:rsid w:val="00E26566"/>
    <w:rsid w:val="00E26D22"/>
    <w:rsid w:val="00E26E73"/>
    <w:rsid w:val="00E27414"/>
    <w:rsid w:val="00E278B5"/>
    <w:rsid w:val="00E301FA"/>
    <w:rsid w:val="00E3051E"/>
    <w:rsid w:val="00E30A9C"/>
    <w:rsid w:val="00E3116F"/>
    <w:rsid w:val="00E317C2"/>
    <w:rsid w:val="00E317F1"/>
    <w:rsid w:val="00E31871"/>
    <w:rsid w:val="00E31D13"/>
    <w:rsid w:val="00E324F8"/>
    <w:rsid w:val="00E3285C"/>
    <w:rsid w:val="00E330F1"/>
    <w:rsid w:val="00E3390B"/>
    <w:rsid w:val="00E33B92"/>
    <w:rsid w:val="00E33D75"/>
    <w:rsid w:val="00E33F58"/>
    <w:rsid w:val="00E34035"/>
    <w:rsid w:val="00E34041"/>
    <w:rsid w:val="00E34387"/>
    <w:rsid w:val="00E344CD"/>
    <w:rsid w:val="00E345E4"/>
    <w:rsid w:val="00E3477A"/>
    <w:rsid w:val="00E34FF8"/>
    <w:rsid w:val="00E35121"/>
    <w:rsid w:val="00E35122"/>
    <w:rsid w:val="00E3530E"/>
    <w:rsid w:val="00E3594F"/>
    <w:rsid w:val="00E36006"/>
    <w:rsid w:val="00E3612F"/>
    <w:rsid w:val="00E36694"/>
    <w:rsid w:val="00E371CC"/>
    <w:rsid w:val="00E372BB"/>
    <w:rsid w:val="00E3737A"/>
    <w:rsid w:val="00E37653"/>
    <w:rsid w:val="00E37694"/>
    <w:rsid w:val="00E37B9A"/>
    <w:rsid w:val="00E37BD2"/>
    <w:rsid w:val="00E37D66"/>
    <w:rsid w:val="00E37FA0"/>
    <w:rsid w:val="00E37FCF"/>
    <w:rsid w:val="00E40372"/>
    <w:rsid w:val="00E403E5"/>
    <w:rsid w:val="00E40747"/>
    <w:rsid w:val="00E408C2"/>
    <w:rsid w:val="00E40EA8"/>
    <w:rsid w:val="00E40FE0"/>
    <w:rsid w:val="00E414D5"/>
    <w:rsid w:val="00E41662"/>
    <w:rsid w:val="00E41970"/>
    <w:rsid w:val="00E419F9"/>
    <w:rsid w:val="00E41CA7"/>
    <w:rsid w:val="00E41E6C"/>
    <w:rsid w:val="00E42798"/>
    <w:rsid w:val="00E42DB0"/>
    <w:rsid w:val="00E42EC3"/>
    <w:rsid w:val="00E4305F"/>
    <w:rsid w:val="00E436B3"/>
    <w:rsid w:val="00E437C3"/>
    <w:rsid w:val="00E437E7"/>
    <w:rsid w:val="00E446CF"/>
    <w:rsid w:val="00E44755"/>
    <w:rsid w:val="00E449A9"/>
    <w:rsid w:val="00E44E05"/>
    <w:rsid w:val="00E44E12"/>
    <w:rsid w:val="00E453DC"/>
    <w:rsid w:val="00E45865"/>
    <w:rsid w:val="00E4589F"/>
    <w:rsid w:val="00E45B76"/>
    <w:rsid w:val="00E46251"/>
    <w:rsid w:val="00E462CC"/>
    <w:rsid w:val="00E46394"/>
    <w:rsid w:val="00E46B84"/>
    <w:rsid w:val="00E46EBE"/>
    <w:rsid w:val="00E47635"/>
    <w:rsid w:val="00E47C5E"/>
    <w:rsid w:val="00E504BD"/>
    <w:rsid w:val="00E507EA"/>
    <w:rsid w:val="00E50DAE"/>
    <w:rsid w:val="00E51A65"/>
    <w:rsid w:val="00E51B00"/>
    <w:rsid w:val="00E52019"/>
    <w:rsid w:val="00E52465"/>
    <w:rsid w:val="00E52543"/>
    <w:rsid w:val="00E5295A"/>
    <w:rsid w:val="00E52F2A"/>
    <w:rsid w:val="00E53013"/>
    <w:rsid w:val="00E54164"/>
    <w:rsid w:val="00E54273"/>
    <w:rsid w:val="00E544C6"/>
    <w:rsid w:val="00E547AB"/>
    <w:rsid w:val="00E55605"/>
    <w:rsid w:val="00E5634D"/>
    <w:rsid w:val="00E5641F"/>
    <w:rsid w:val="00E56442"/>
    <w:rsid w:val="00E56B38"/>
    <w:rsid w:val="00E5735B"/>
    <w:rsid w:val="00E57654"/>
    <w:rsid w:val="00E57877"/>
    <w:rsid w:val="00E57CF9"/>
    <w:rsid w:val="00E607DA"/>
    <w:rsid w:val="00E60C03"/>
    <w:rsid w:val="00E60F35"/>
    <w:rsid w:val="00E614C9"/>
    <w:rsid w:val="00E61917"/>
    <w:rsid w:val="00E6192C"/>
    <w:rsid w:val="00E61C31"/>
    <w:rsid w:val="00E61D5C"/>
    <w:rsid w:val="00E621B3"/>
    <w:rsid w:val="00E62826"/>
    <w:rsid w:val="00E62DA9"/>
    <w:rsid w:val="00E63258"/>
    <w:rsid w:val="00E63AAC"/>
    <w:rsid w:val="00E6418C"/>
    <w:rsid w:val="00E6447E"/>
    <w:rsid w:val="00E64834"/>
    <w:rsid w:val="00E64860"/>
    <w:rsid w:val="00E64E10"/>
    <w:rsid w:val="00E65068"/>
    <w:rsid w:val="00E652B9"/>
    <w:rsid w:val="00E65489"/>
    <w:rsid w:val="00E65500"/>
    <w:rsid w:val="00E65EF2"/>
    <w:rsid w:val="00E66068"/>
    <w:rsid w:val="00E660F5"/>
    <w:rsid w:val="00E663CC"/>
    <w:rsid w:val="00E663DA"/>
    <w:rsid w:val="00E66D97"/>
    <w:rsid w:val="00E6748D"/>
    <w:rsid w:val="00E6791E"/>
    <w:rsid w:val="00E67E42"/>
    <w:rsid w:val="00E7014E"/>
    <w:rsid w:val="00E70563"/>
    <w:rsid w:val="00E707B3"/>
    <w:rsid w:val="00E7106E"/>
    <w:rsid w:val="00E71520"/>
    <w:rsid w:val="00E71642"/>
    <w:rsid w:val="00E71968"/>
    <w:rsid w:val="00E7199D"/>
    <w:rsid w:val="00E71D14"/>
    <w:rsid w:val="00E71E1B"/>
    <w:rsid w:val="00E72142"/>
    <w:rsid w:val="00E723FE"/>
    <w:rsid w:val="00E7358B"/>
    <w:rsid w:val="00E73999"/>
    <w:rsid w:val="00E73AB5"/>
    <w:rsid w:val="00E73D1D"/>
    <w:rsid w:val="00E73E07"/>
    <w:rsid w:val="00E73FAA"/>
    <w:rsid w:val="00E7441F"/>
    <w:rsid w:val="00E74804"/>
    <w:rsid w:val="00E74878"/>
    <w:rsid w:val="00E750CD"/>
    <w:rsid w:val="00E750CF"/>
    <w:rsid w:val="00E75196"/>
    <w:rsid w:val="00E75402"/>
    <w:rsid w:val="00E7645C"/>
    <w:rsid w:val="00E76502"/>
    <w:rsid w:val="00E76929"/>
    <w:rsid w:val="00E769B0"/>
    <w:rsid w:val="00E76DE5"/>
    <w:rsid w:val="00E76E45"/>
    <w:rsid w:val="00E76F45"/>
    <w:rsid w:val="00E7713C"/>
    <w:rsid w:val="00E778E2"/>
    <w:rsid w:val="00E8015F"/>
    <w:rsid w:val="00E804EA"/>
    <w:rsid w:val="00E80690"/>
    <w:rsid w:val="00E80707"/>
    <w:rsid w:val="00E80A8C"/>
    <w:rsid w:val="00E80D4D"/>
    <w:rsid w:val="00E80DF6"/>
    <w:rsid w:val="00E810D4"/>
    <w:rsid w:val="00E81238"/>
    <w:rsid w:val="00E817EB"/>
    <w:rsid w:val="00E81850"/>
    <w:rsid w:val="00E818DC"/>
    <w:rsid w:val="00E81B0F"/>
    <w:rsid w:val="00E81B90"/>
    <w:rsid w:val="00E81BD2"/>
    <w:rsid w:val="00E82098"/>
    <w:rsid w:val="00E82109"/>
    <w:rsid w:val="00E82630"/>
    <w:rsid w:val="00E82752"/>
    <w:rsid w:val="00E827D8"/>
    <w:rsid w:val="00E832A5"/>
    <w:rsid w:val="00E8336D"/>
    <w:rsid w:val="00E835DD"/>
    <w:rsid w:val="00E8365B"/>
    <w:rsid w:val="00E83EE1"/>
    <w:rsid w:val="00E84093"/>
    <w:rsid w:val="00E8418F"/>
    <w:rsid w:val="00E8422B"/>
    <w:rsid w:val="00E8477F"/>
    <w:rsid w:val="00E84B77"/>
    <w:rsid w:val="00E84FFE"/>
    <w:rsid w:val="00E850B7"/>
    <w:rsid w:val="00E85754"/>
    <w:rsid w:val="00E8584C"/>
    <w:rsid w:val="00E85FBD"/>
    <w:rsid w:val="00E86142"/>
    <w:rsid w:val="00E863C0"/>
    <w:rsid w:val="00E863D0"/>
    <w:rsid w:val="00E86928"/>
    <w:rsid w:val="00E86A1B"/>
    <w:rsid w:val="00E86BCB"/>
    <w:rsid w:val="00E86DA6"/>
    <w:rsid w:val="00E87E7F"/>
    <w:rsid w:val="00E9006B"/>
    <w:rsid w:val="00E90139"/>
    <w:rsid w:val="00E9064A"/>
    <w:rsid w:val="00E90B09"/>
    <w:rsid w:val="00E90C0D"/>
    <w:rsid w:val="00E90CD8"/>
    <w:rsid w:val="00E913E9"/>
    <w:rsid w:val="00E91549"/>
    <w:rsid w:val="00E91F87"/>
    <w:rsid w:val="00E920A7"/>
    <w:rsid w:val="00E920EB"/>
    <w:rsid w:val="00E92492"/>
    <w:rsid w:val="00E92A76"/>
    <w:rsid w:val="00E92AC5"/>
    <w:rsid w:val="00E92DCF"/>
    <w:rsid w:val="00E92F19"/>
    <w:rsid w:val="00E9306D"/>
    <w:rsid w:val="00E9331A"/>
    <w:rsid w:val="00E93705"/>
    <w:rsid w:val="00E93AA2"/>
    <w:rsid w:val="00E93B43"/>
    <w:rsid w:val="00E93FAB"/>
    <w:rsid w:val="00E9463E"/>
    <w:rsid w:val="00E94BF5"/>
    <w:rsid w:val="00E94F4A"/>
    <w:rsid w:val="00E954D2"/>
    <w:rsid w:val="00E961F9"/>
    <w:rsid w:val="00E965F4"/>
    <w:rsid w:val="00E96CCF"/>
    <w:rsid w:val="00E96DD2"/>
    <w:rsid w:val="00E96F88"/>
    <w:rsid w:val="00E97487"/>
    <w:rsid w:val="00E9752D"/>
    <w:rsid w:val="00E97F0E"/>
    <w:rsid w:val="00EA05B3"/>
    <w:rsid w:val="00EA067F"/>
    <w:rsid w:val="00EA0801"/>
    <w:rsid w:val="00EA0F2F"/>
    <w:rsid w:val="00EA1105"/>
    <w:rsid w:val="00EA118D"/>
    <w:rsid w:val="00EA1983"/>
    <w:rsid w:val="00EA1DD7"/>
    <w:rsid w:val="00EA22B6"/>
    <w:rsid w:val="00EA2DA7"/>
    <w:rsid w:val="00EA3415"/>
    <w:rsid w:val="00EA3F7D"/>
    <w:rsid w:val="00EA4161"/>
    <w:rsid w:val="00EA420E"/>
    <w:rsid w:val="00EA4290"/>
    <w:rsid w:val="00EA43B0"/>
    <w:rsid w:val="00EA46E2"/>
    <w:rsid w:val="00EA4745"/>
    <w:rsid w:val="00EA49C9"/>
    <w:rsid w:val="00EA4C99"/>
    <w:rsid w:val="00EA4D6B"/>
    <w:rsid w:val="00EA4DFF"/>
    <w:rsid w:val="00EA50B9"/>
    <w:rsid w:val="00EA517A"/>
    <w:rsid w:val="00EA53FA"/>
    <w:rsid w:val="00EA58DC"/>
    <w:rsid w:val="00EA59B9"/>
    <w:rsid w:val="00EA5EA3"/>
    <w:rsid w:val="00EA64C8"/>
    <w:rsid w:val="00EA660D"/>
    <w:rsid w:val="00EA67CC"/>
    <w:rsid w:val="00EA743E"/>
    <w:rsid w:val="00EA794D"/>
    <w:rsid w:val="00EA7E33"/>
    <w:rsid w:val="00EB048B"/>
    <w:rsid w:val="00EB0516"/>
    <w:rsid w:val="00EB0582"/>
    <w:rsid w:val="00EB05A0"/>
    <w:rsid w:val="00EB0689"/>
    <w:rsid w:val="00EB07F5"/>
    <w:rsid w:val="00EB0875"/>
    <w:rsid w:val="00EB0CB2"/>
    <w:rsid w:val="00EB110F"/>
    <w:rsid w:val="00EB11F5"/>
    <w:rsid w:val="00EB125C"/>
    <w:rsid w:val="00EB1316"/>
    <w:rsid w:val="00EB20D4"/>
    <w:rsid w:val="00EB2310"/>
    <w:rsid w:val="00EB24A0"/>
    <w:rsid w:val="00EB24B6"/>
    <w:rsid w:val="00EB25F0"/>
    <w:rsid w:val="00EB3A30"/>
    <w:rsid w:val="00EB3AA0"/>
    <w:rsid w:val="00EB4194"/>
    <w:rsid w:val="00EB41E2"/>
    <w:rsid w:val="00EB4446"/>
    <w:rsid w:val="00EB453B"/>
    <w:rsid w:val="00EB46B7"/>
    <w:rsid w:val="00EB4929"/>
    <w:rsid w:val="00EB4FCE"/>
    <w:rsid w:val="00EB52AF"/>
    <w:rsid w:val="00EB5986"/>
    <w:rsid w:val="00EB5A2F"/>
    <w:rsid w:val="00EB5F13"/>
    <w:rsid w:val="00EB6003"/>
    <w:rsid w:val="00EB63F0"/>
    <w:rsid w:val="00EB64F0"/>
    <w:rsid w:val="00EB69B0"/>
    <w:rsid w:val="00EB6B86"/>
    <w:rsid w:val="00EC0340"/>
    <w:rsid w:val="00EC0443"/>
    <w:rsid w:val="00EC0520"/>
    <w:rsid w:val="00EC09BF"/>
    <w:rsid w:val="00EC0C19"/>
    <w:rsid w:val="00EC1DBD"/>
    <w:rsid w:val="00EC272A"/>
    <w:rsid w:val="00EC2BFE"/>
    <w:rsid w:val="00EC37C8"/>
    <w:rsid w:val="00EC3B5C"/>
    <w:rsid w:val="00EC3D55"/>
    <w:rsid w:val="00EC3E1B"/>
    <w:rsid w:val="00EC45D3"/>
    <w:rsid w:val="00EC48D9"/>
    <w:rsid w:val="00EC4AB2"/>
    <w:rsid w:val="00EC56ED"/>
    <w:rsid w:val="00EC590A"/>
    <w:rsid w:val="00EC598F"/>
    <w:rsid w:val="00EC5AD8"/>
    <w:rsid w:val="00EC645F"/>
    <w:rsid w:val="00EC6A84"/>
    <w:rsid w:val="00EC6AAD"/>
    <w:rsid w:val="00EC6BD8"/>
    <w:rsid w:val="00EC752C"/>
    <w:rsid w:val="00EC7532"/>
    <w:rsid w:val="00ED06DC"/>
    <w:rsid w:val="00ED0837"/>
    <w:rsid w:val="00ED0AF8"/>
    <w:rsid w:val="00ED0B1A"/>
    <w:rsid w:val="00ED0D54"/>
    <w:rsid w:val="00ED0E40"/>
    <w:rsid w:val="00ED1280"/>
    <w:rsid w:val="00ED12F5"/>
    <w:rsid w:val="00ED1799"/>
    <w:rsid w:val="00ED1AA6"/>
    <w:rsid w:val="00ED1B50"/>
    <w:rsid w:val="00ED1F85"/>
    <w:rsid w:val="00ED2138"/>
    <w:rsid w:val="00ED21BC"/>
    <w:rsid w:val="00ED25E7"/>
    <w:rsid w:val="00ED2666"/>
    <w:rsid w:val="00ED2B48"/>
    <w:rsid w:val="00ED2C89"/>
    <w:rsid w:val="00ED3103"/>
    <w:rsid w:val="00ED3155"/>
    <w:rsid w:val="00ED35BB"/>
    <w:rsid w:val="00ED37E4"/>
    <w:rsid w:val="00ED38F9"/>
    <w:rsid w:val="00ED3A48"/>
    <w:rsid w:val="00ED3AE1"/>
    <w:rsid w:val="00ED3D49"/>
    <w:rsid w:val="00ED44A2"/>
    <w:rsid w:val="00ED4C04"/>
    <w:rsid w:val="00ED53E7"/>
    <w:rsid w:val="00ED5482"/>
    <w:rsid w:val="00ED5872"/>
    <w:rsid w:val="00ED5A64"/>
    <w:rsid w:val="00ED5FD5"/>
    <w:rsid w:val="00ED63D9"/>
    <w:rsid w:val="00ED64F1"/>
    <w:rsid w:val="00ED693F"/>
    <w:rsid w:val="00ED6C35"/>
    <w:rsid w:val="00ED6D49"/>
    <w:rsid w:val="00ED759E"/>
    <w:rsid w:val="00ED7A54"/>
    <w:rsid w:val="00EE02AA"/>
    <w:rsid w:val="00EE0547"/>
    <w:rsid w:val="00EE06F1"/>
    <w:rsid w:val="00EE0990"/>
    <w:rsid w:val="00EE26D7"/>
    <w:rsid w:val="00EE2AD3"/>
    <w:rsid w:val="00EE32F4"/>
    <w:rsid w:val="00EE33A5"/>
    <w:rsid w:val="00EE3640"/>
    <w:rsid w:val="00EE3ADF"/>
    <w:rsid w:val="00EE3D1D"/>
    <w:rsid w:val="00EE3D7A"/>
    <w:rsid w:val="00EE3DF9"/>
    <w:rsid w:val="00EE4213"/>
    <w:rsid w:val="00EE43C2"/>
    <w:rsid w:val="00EE46A9"/>
    <w:rsid w:val="00EE4956"/>
    <w:rsid w:val="00EE4B47"/>
    <w:rsid w:val="00EE4DF9"/>
    <w:rsid w:val="00EE5274"/>
    <w:rsid w:val="00EE547D"/>
    <w:rsid w:val="00EE5606"/>
    <w:rsid w:val="00EE69B2"/>
    <w:rsid w:val="00EE6A76"/>
    <w:rsid w:val="00EE6B6B"/>
    <w:rsid w:val="00EE6FDA"/>
    <w:rsid w:val="00EE71B5"/>
    <w:rsid w:val="00EE781F"/>
    <w:rsid w:val="00EF00AD"/>
    <w:rsid w:val="00EF0502"/>
    <w:rsid w:val="00EF0577"/>
    <w:rsid w:val="00EF0E0C"/>
    <w:rsid w:val="00EF1CE2"/>
    <w:rsid w:val="00EF2E27"/>
    <w:rsid w:val="00EF2F0C"/>
    <w:rsid w:val="00EF3483"/>
    <w:rsid w:val="00EF3D33"/>
    <w:rsid w:val="00EF41A9"/>
    <w:rsid w:val="00EF4B71"/>
    <w:rsid w:val="00EF5002"/>
    <w:rsid w:val="00EF53F6"/>
    <w:rsid w:val="00EF544E"/>
    <w:rsid w:val="00EF57AB"/>
    <w:rsid w:val="00EF5B4A"/>
    <w:rsid w:val="00EF5D76"/>
    <w:rsid w:val="00EF5D7D"/>
    <w:rsid w:val="00EF5FFC"/>
    <w:rsid w:val="00EF68CC"/>
    <w:rsid w:val="00F00495"/>
    <w:rsid w:val="00F0059F"/>
    <w:rsid w:val="00F006D8"/>
    <w:rsid w:val="00F00F8B"/>
    <w:rsid w:val="00F01074"/>
    <w:rsid w:val="00F0111F"/>
    <w:rsid w:val="00F01133"/>
    <w:rsid w:val="00F013A3"/>
    <w:rsid w:val="00F013D3"/>
    <w:rsid w:val="00F0188C"/>
    <w:rsid w:val="00F01E30"/>
    <w:rsid w:val="00F02106"/>
    <w:rsid w:val="00F02331"/>
    <w:rsid w:val="00F02B91"/>
    <w:rsid w:val="00F02F42"/>
    <w:rsid w:val="00F041D9"/>
    <w:rsid w:val="00F04A0E"/>
    <w:rsid w:val="00F04E85"/>
    <w:rsid w:val="00F05064"/>
    <w:rsid w:val="00F053B5"/>
    <w:rsid w:val="00F05412"/>
    <w:rsid w:val="00F054DD"/>
    <w:rsid w:val="00F056BB"/>
    <w:rsid w:val="00F058EB"/>
    <w:rsid w:val="00F05A81"/>
    <w:rsid w:val="00F05B35"/>
    <w:rsid w:val="00F0623D"/>
    <w:rsid w:val="00F0683E"/>
    <w:rsid w:val="00F06979"/>
    <w:rsid w:val="00F06BA8"/>
    <w:rsid w:val="00F06C3D"/>
    <w:rsid w:val="00F06F0E"/>
    <w:rsid w:val="00F07014"/>
    <w:rsid w:val="00F073F7"/>
    <w:rsid w:val="00F0798D"/>
    <w:rsid w:val="00F07A8B"/>
    <w:rsid w:val="00F07C2B"/>
    <w:rsid w:val="00F07D55"/>
    <w:rsid w:val="00F102A8"/>
    <w:rsid w:val="00F10407"/>
    <w:rsid w:val="00F10CC0"/>
    <w:rsid w:val="00F1107E"/>
    <w:rsid w:val="00F111B4"/>
    <w:rsid w:val="00F11438"/>
    <w:rsid w:val="00F12C3D"/>
    <w:rsid w:val="00F13441"/>
    <w:rsid w:val="00F1348A"/>
    <w:rsid w:val="00F13872"/>
    <w:rsid w:val="00F13D73"/>
    <w:rsid w:val="00F14591"/>
    <w:rsid w:val="00F14780"/>
    <w:rsid w:val="00F14EC3"/>
    <w:rsid w:val="00F14ECF"/>
    <w:rsid w:val="00F14EE3"/>
    <w:rsid w:val="00F150BE"/>
    <w:rsid w:val="00F158B1"/>
    <w:rsid w:val="00F15F55"/>
    <w:rsid w:val="00F15FB7"/>
    <w:rsid w:val="00F16381"/>
    <w:rsid w:val="00F164B6"/>
    <w:rsid w:val="00F16615"/>
    <w:rsid w:val="00F16AED"/>
    <w:rsid w:val="00F174FB"/>
    <w:rsid w:val="00F17656"/>
    <w:rsid w:val="00F17AB7"/>
    <w:rsid w:val="00F200F5"/>
    <w:rsid w:val="00F208B3"/>
    <w:rsid w:val="00F2180E"/>
    <w:rsid w:val="00F21BB6"/>
    <w:rsid w:val="00F22069"/>
    <w:rsid w:val="00F226DB"/>
    <w:rsid w:val="00F230BF"/>
    <w:rsid w:val="00F23414"/>
    <w:rsid w:val="00F23422"/>
    <w:rsid w:val="00F234A5"/>
    <w:rsid w:val="00F23A3D"/>
    <w:rsid w:val="00F2440E"/>
    <w:rsid w:val="00F24C5F"/>
    <w:rsid w:val="00F24FC5"/>
    <w:rsid w:val="00F25007"/>
    <w:rsid w:val="00F252C0"/>
    <w:rsid w:val="00F2563D"/>
    <w:rsid w:val="00F256CF"/>
    <w:rsid w:val="00F259B8"/>
    <w:rsid w:val="00F25A7D"/>
    <w:rsid w:val="00F25E48"/>
    <w:rsid w:val="00F25FA0"/>
    <w:rsid w:val="00F26218"/>
    <w:rsid w:val="00F26332"/>
    <w:rsid w:val="00F2649C"/>
    <w:rsid w:val="00F2662D"/>
    <w:rsid w:val="00F26AD4"/>
    <w:rsid w:val="00F26F94"/>
    <w:rsid w:val="00F271A3"/>
    <w:rsid w:val="00F2741A"/>
    <w:rsid w:val="00F2788E"/>
    <w:rsid w:val="00F27E57"/>
    <w:rsid w:val="00F3003A"/>
    <w:rsid w:val="00F30BBB"/>
    <w:rsid w:val="00F30D67"/>
    <w:rsid w:val="00F31438"/>
    <w:rsid w:val="00F31443"/>
    <w:rsid w:val="00F31564"/>
    <w:rsid w:val="00F316B6"/>
    <w:rsid w:val="00F31727"/>
    <w:rsid w:val="00F31BCA"/>
    <w:rsid w:val="00F31C44"/>
    <w:rsid w:val="00F32402"/>
    <w:rsid w:val="00F32620"/>
    <w:rsid w:val="00F337DE"/>
    <w:rsid w:val="00F33A67"/>
    <w:rsid w:val="00F33F17"/>
    <w:rsid w:val="00F34355"/>
    <w:rsid w:val="00F3437D"/>
    <w:rsid w:val="00F3485B"/>
    <w:rsid w:val="00F34912"/>
    <w:rsid w:val="00F3549F"/>
    <w:rsid w:val="00F35950"/>
    <w:rsid w:val="00F35CF4"/>
    <w:rsid w:val="00F35E08"/>
    <w:rsid w:val="00F36316"/>
    <w:rsid w:val="00F36474"/>
    <w:rsid w:val="00F36DB5"/>
    <w:rsid w:val="00F37140"/>
    <w:rsid w:val="00F372DA"/>
    <w:rsid w:val="00F3770B"/>
    <w:rsid w:val="00F37741"/>
    <w:rsid w:val="00F37E36"/>
    <w:rsid w:val="00F40201"/>
    <w:rsid w:val="00F40601"/>
    <w:rsid w:val="00F409C2"/>
    <w:rsid w:val="00F40A42"/>
    <w:rsid w:val="00F40E4A"/>
    <w:rsid w:val="00F4166A"/>
    <w:rsid w:val="00F416C6"/>
    <w:rsid w:val="00F41804"/>
    <w:rsid w:val="00F418A0"/>
    <w:rsid w:val="00F41D54"/>
    <w:rsid w:val="00F41D8D"/>
    <w:rsid w:val="00F4204F"/>
    <w:rsid w:val="00F42166"/>
    <w:rsid w:val="00F4234F"/>
    <w:rsid w:val="00F42421"/>
    <w:rsid w:val="00F42716"/>
    <w:rsid w:val="00F42789"/>
    <w:rsid w:val="00F42C8D"/>
    <w:rsid w:val="00F43FAB"/>
    <w:rsid w:val="00F44C51"/>
    <w:rsid w:val="00F45210"/>
    <w:rsid w:val="00F454B2"/>
    <w:rsid w:val="00F455C9"/>
    <w:rsid w:val="00F4585E"/>
    <w:rsid w:val="00F45A02"/>
    <w:rsid w:val="00F45A22"/>
    <w:rsid w:val="00F46217"/>
    <w:rsid w:val="00F4681E"/>
    <w:rsid w:val="00F47203"/>
    <w:rsid w:val="00F47552"/>
    <w:rsid w:val="00F47B5C"/>
    <w:rsid w:val="00F50226"/>
    <w:rsid w:val="00F5030D"/>
    <w:rsid w:val="00F505DF"/>
    <w:rsid w:val="00F50881"/>
    <w:rsid w:val="00F50D89"/>
    <w:rsid w:val="00F50E47"/>
    <w:rsid w:val="00F50F39"/>
    <w:rsid w:val="00F51303"/>
    <w:rsid w:val="00F51A0E"/>
    <w:rsid w:val="00F52407"/>
    <w:rsid w:val="00F525D9"/>
    <w:rsid w:val="00F52C5A"/>
    <w:rsid w:val="00F52D10"/>
    <w:rsid w:val="00F52D91"/>
    <w:rsid w:val="00F533C1"/>
    <w:rsid w:val="00F54B60"/>
    <w:rsid w:val="00F54E0E"/>
    <w:rsid w:val="00F54F42"/>
    <w:rsid w:val="00F55033"/>
    <w:rsid w:val="00F55102"/>
    <w:rsid w:val="00F55806"/>
    <w:rsid w:val="00F55E8C"/>
    <w:rsid w:val="00F55FDD"/>
    <w:rsid w:val="00F56770"/>
    <w:rsid w:val="00F56A5C"/>
    <w:rsid w:val="00F56C46"/>
    <w:rsid w:val="00F56D72"/>
    <w:rsid w:val="00F56F09"/>
    <w:rsid w:val="00F57102"/>
    <w:rsid w:val="00F57494"/>
    <w:rsid w:val="00F5776E"/>
    <w:rsid w:val="00F57A89"/>
    <w:rsid w:val="00F57C92"/>
    <w:rsid w:val="00F57DE4"/>
    <w:rsid w:val="00F57E5D"/>
    <w:rsid w:val="00F57F6E"/>
    <w:rsid w:val="00F60116"/>
    <w:rsid w:val="00F6074D"/>
    <w:rsid w:val="00F6099D"/>
    <w:rsid w:val="00F60A33"/>
    <w:rsid w:val="00F60A40"/>
    <w:rsid w:val="00F60DB8"/>
    <w:rsid w:val="00F61018"/>
    <w:rsid w:val="00F6109A"/>
    <w:rsid w:val="00F610B0"/>
    <w:rsid w:val="00F612CB"/>
    <w:rsid w:val="00F61518"/>
    <w:rsid w:val="00F619A9"/>
    <w:rsid w:val="00F61B53"/>
    <w:rsid w:val="00F61F6C"/>
    <w:rsid w:val="00F6288C"/>
    <w:rsid w:val="00F63152"/>
    <w:rsid w:val="00F63203"/>
    <w:rsid w:val="00F637A0"/>
    <w:rsid w:val="00F63925"/>
    <w:rsid w:val="00F63B8E"/>
    <w:rsid w:val="00F63D52"/>
    <w:rsid w:val="00F6408F"/>
    <w:rsid w:val="00F64208"/>
    <w:rsid w:val="00F647FD"/>
    <w:rsid w:val="00F64B99"/>
    <w:rsid w:val="00F64E88"/>
    <w:rsid w:val="00F6535B"/>
    <w:rsid w:val="00F653B4"/>
    <w:rsid w:val="00F65CC3"/>
    <w:rsid w:val="00F65FB2"/>
    <w:rsid w:val="00F660E8"/>
    <w:rsid w:val="00F66509"/>
    <w:rsid w:val="00F66811"/>
    <w:rsid w:val="00F66EDC"/>
    <w:rsid w:val="00F67765"/>
    <w:rsid w:val="00F67C55"/>
    <w:rsid w:val="00F70184"/>
    <w:rsid w:val="00F7039B"/>
    <w:rsid w:val="00F70685"/>
    <w:rsid w:val="00F70A30"/>
    <w:rsid w:val="00F710F9"/>
    <w:rsid w:val="00F71B87"/>
    <w:rsid w:val="00F71E33"/>
    <w:rsid w:val="00F725C5"/>
    <w:rsid w:val="00F72CCC"/>
    <w:rsid w:val="00F72E89"/>
    <w:rsid w:val="00F731C5"/>
    <w:rsid w:val="00F73270"/>
    <w:rsid w:val="00F7347C"/>
    <w:rsid w:val="00F735D4"/>
    <w:rsid w:val="00F74140"/>
    <w:rsid w:val="00F74714"/>
    <w:rsid w:val="00F74B11"/>
    <w:rsid w:val="00F74CBE"/>
    <w:rsid w:val="00F7566F"/>
    <w:rsid w:val="00F756AE"/>
    <w:rsid w:val="00F757B9"/>
    <w:rsid w:val="00F75D0C"/>
    <w:rsid w:val="00F75D8D"/>
    <w:rsid w:val="00F7681A"/>
    <w:rsid w:val="00F768D6"/>
    <w:rsid w:val="00F76C8A"/>
    <w:rsid w:val="00F76C9A"/>
    <w:rsid w:val="00F77992"/>
    <w:rsid w:val="00F800C3"/>
    <w:rsid w:val="00F8081C"/>
    <w:rsid w:val="00F808B5"/>
    <w:rsid w:val="00F80BE1"/>
    <w:rsid w:val="00F80F80"/>
    <w:rsid w:val="00F81025"/>
    <w:rsid w:val="00F817AF"/>
    <w:rsid w:val="00F81892"/>
    <w:rsid w:val="00F819EA"/>
    <w:rsid w:val="00F81CB0"/>
    <w:rsid w:val="00F821E0"/>
    <w:rsid w:val="00F82309"/>
    <w:rsid w:val="00F82832"/>
    <w:rsid w:val="00F82B45"/>
    <w:rsid w:val="00F834E4"/>
    <w:rsid w:val="00F83FA0"/>
    <w:rsid w:val="00F841EA"/>
    <w:rsid w:val="00F8428C"/>
    <w:rsid w:val="00F843C4"/>
    <w:rsid w:val="00F8453D"/>
    <w:rsid w:val="00F84A15"/>
    <w:rsid w:val="00F84CE6"/>
    <w:rsid w:val="00F85027"/>
    <w:rsid w:val="00F8560A"/>
    <w:rsid w:val="00F8572B"/>
    <w:rsid w:val="00F8588D"/>
    <w:rsid w:val="00F85A60"/>
    <w:rsid w:val="00F85D25"/>
    <w:rsid w:val="00F85D9A"/>
    <w:rsid w:val="00F85ED5"/>
    <w:rsid w:val="00F85F84"/>
    <w:rsid w:val="00F8664F"/>
    <w:rsid w:val="00F86F1D"/>
    <w:rsid w:val="00F86F94"/>
    <w:rsid w:val="00F87275"/>
    <w:rsid w:val="00F90B87"/>
    <w:rsid w:val="00F90CA2"/>
    <w:rsid w:val="00F913DD"/>
    <w:rsid w:val="00F9173E"/>
    <w:rsid w:val="00F91DF1"/>
    <w:rsid w:val="00F920F0"/>
    <w:rsid w:val="00F9222A"/>
    <w:rsid w:val="00F92772"/>
    <w:rsid w:val="00F931E3"/>
    <w:rsid w:val="00F93574"/>
    <w:rsid w:val="00F9393D"/>
    <w:rsid w:val="00F93C0F"/>
    <w:rsid w:val="00F93F21"/>
    <w:rsid w:val="00F94FD8"/>
    <w:rsid w:val="00F95467"/>
    <w:rsid w:val="00F957D1"/>
    <w:rsid w:val="00F95A16"/>
    <w:rsid w:val="00F9647F"/>
    <w:rsid w:val="00F967D3"/>
    <w:rsid w:val="00F96992"/>
    <w:rsid w:val="00F96DCA"/>
    <w:rsid w:val="00F9709C"/>
    <w:rsid w:val="00F9725B"/>
    <w:rsid w:val="00F975AB"/>
    <w:rsid w:val="00F976BE"/>
    <w:rsid w:val="00F976F3"/>
    <w:rsid w:val="00F97969"/>
    <w:rsid w:val="00F97AFA"/>
    <w:rsid w:val="00F97ED7"/>
    <w:rsid w:val="00F97F29"/>
    <w:rsid w:val="00F97F2F"/>
    <w:rsid w:val="00F97F7F"/>
    <w:rsid w:val="00FA034C"/>
    <w:rsid w:val="00FA0790"/>
    <w:rsid w:val="00FA0AF2"/>
    <w:rsid w:val="00FA0BC5"/>
    <w:rsid w:val="00FA0D3E"/>
    <w:rsid w:val="00FA101D"/>
    <w:rsid w:val="00FA10D7"/>
    <w:rsid w:val="00FA113C"/>
    <w:rsid w:val="00FA1231"/>
    <w:rsid w:val="00FA1600"/>
    <w:rsid w:val="00FA1621"/>
    <w:rsid w:val="00FA182D"/>
    <w:rsid w:val="00FA2057"/>
    <w:rsid w:val="00FA21DE"/>
    <w:rsid w:val="00FA2272"/>
    <w:rsid w:val="00FA2C18"/>
    <w:rsid w:val="00FA2EEB"/>
    <w:rsid w:val="00FA3216"/>
    <w:rsid w:val="00FA33B1"/>
    <w:rsid w:val="00FA39E9"/>
    <w:rsid w:val="00FA3ADB"/>
    <w:rsid w:val="00FA3B7E"/>
    <w:rsid w:val="00FA3DF4"/>
    <w:rsid w:val="00FA404F"/>
    <w:rsid w:val="00FA4146"/>
    <w:rsid w:val="00FA44B2"/>
    <w:rsid w:val="00FA45DF"/>
    <w:rsid w:val="00FA4642"/>
    <w:rsid w:val="00FA48D9"/>
    <w:rsid w:val="00FA52CF"/>
    <w:rsid w:val="00FA531F"/>
    <w:rsid w:val="00FA57D7"/>
    <w:rsid w:val="00FA59AF"/>
    <w:rsid w:val="00FA6666"/>
    <w:rsid w:val="00FA6B71"/>
    <w:rsid w:val="00FA75DB"/>
    <w:rsid w:val="00FA765D"/>
    <w:rsid w:val="00FA7683"/>
    <w:rsid w:val="00FB0168"/>
    <w:rsid w:val="00FB027C"/>
    <w:rsid w:val="00FB1013"/>
    <w:rsid w:val="00FB155E"/>
    <w:rsid w:val="00FB2019"/>
    <w:rsid w:val="00FB210A"/>
    <w:rsid w:val="00FB26CF"/>
    <w:rsid w:val="00FB293F"/>
    <w:rsid w:val="00FB2AE1"/>
    <w:rsid w:val="00FB2F6C"/>
    <w:rsid w:val="00FB3036"/>
    <w:rsid w:val="00FB3432"/>
    <w:rsid w:val="00FB36FC"/>
    <w:rsid w:val="00FB3826"/>
    <w:rsid w:val="00FB4628"/>
    <w:rsid w:val="00FB4719"/>
    <w:rsid w:val="00FB532C"/>
    <w:rsid w:val="00FB56CE"/>
    <w:rsid w:val="00FB5939"/>
    <w:rsid w:val="00FB6250"/>
    <w:rsid w:val="00FB6A62"/>
    <w:rsid w:val="00FB6D3D"/>
    <w:rsid w:val="00FB6F77"/>
    <w:rsid w:val="00FB751D"/>
    <w:rsid w:val="00FB7B81"/>
    <w:rsid w:val="00FB7FBA"/>
    <w:rsid w:val="00FC0107"/>
    <w:rsid w:val="00FC0139"/>
    <w:rsid w:val="00FC03A5"/>
    <w:rsid w:val="00FC08F4"/>
    <w:rsid w:val="00FC0962"/>
    <w:rsid w:val="00FC183D"/>
    <w:rsid w:val="00FC1C9D"/>
    <w:rsid w:val="00FC1F1D"/>
    <w:rsid w:val="00FC20DF"/>
    <w:rsid w:val="00FC221F"/>
    <w:rsid w:val="00FC237E"/>
    <w:rsid w:val="00FC27C0"/>
    <w:rsid w:val="00FC27E4"/>
    <w:rsid w:val="00FC29C9"/>
    <w:rsid w:val="00FC29E5"/>
    <w:rsid w:val="00FC2E17"/>
    <w:rsid w:val="00FC3DB0"/>
    <w:rsid w:val="00FC4788"/>
    <w:rsid w:val="00FC48C5"/>
    <w:rsid w:val="00FC4B3A"/>
    <w:rsid w:val="00FC4EB7"/>
    <w:rsid w:val="00FC5149"/>
    <w:rsid w:val="00FC52E5"/>
    <w:rsid w:val="00FC56DB"/>
    <w:rsid w:val="00FC59BE"/>
    <w:rsid w:val="00FC5D1D"/>
    <w:rsid w:val="00FC6063"/>
    <w:rsid w:val="00FC647F"/>
    <w:rsid w:val="00FC6590"/>
    <w:rsid w:val="00FC66AE"/>
    <w:rsid w:val="00FC693F"/>
    <w:rsid w:val="00FC6AA5"/>
    <w:rsid w:val="00FC7520"/>
    <w:rsid w:val="00FC75E1"/>
    <w:rsid w:val="00FD026B"/>
    <w:rsid w:val="00FD0AD8"/>
    <w:rsid w:val="00FD1381"/>
    <w:rsid w:val="00FD15BE"/>
    <w:rsid w:val="00FD1F91"/>
    <w:rsid w:val="00FD2CEE"/>
    <w:rsid w:val="00FD3A3C"/>
    <w:rsid w:val="00FD3A66"/>
    <w:rsid w:val="00FD3B19"/>
    <w:rsid w:val="00FD3CD1"/>
    <w:rsid w:val="00FD40F1"/>
    <w:rsid w:val="00FD442B"/>
    <w:rsid w:val="00FD511C"/>
    <w:rsid w:val="00FD552E"/>
    <w:rsid w:val="00FD5B50"/>
    <w:rsid w:val="00FD5D36"/>
    <w:rsid w:val="00FD615E"/>
    <w:rsid w:val="00FD67A3"/>
    <w:rsid w:val="00FD709E"/>
    <w:rsid w:val="00FD7175"/>
    <w:rsid w:val="00FD76E6"/>
    <w:rsid w:val="00FE0476"/>
    <w:rsid w:val="00FE049C"/>
    <w:rsid w:val="00FE114D"/>
    <w:rsid w:val="00FE16AB"/>
    <w:rsid w:val="00FE1AC3"/>
    <w:rsid w:val="00FE28B0"/>
    <w:rsid w:val="00FE29AA"/>
    <w:rsid w:val="00FE2D2D"/>
    <w:rsid w:val="00FE2D92"/>
    <w:rsid w:val="00FE3CF1"/>
    <w:rsid w:val="00FE3D2E"/>
    <w:rsid w:val="00FE3E53"/>
    <w:rsid w:val="00FE3F57"/>
    <w:rsid w:val="00FE3FD8"/>
    <w:rsid w:val="00FE44E0"/>
    <w:rsid w:val="00FE4AE2"/>
    <w:rsid w:val="00FE4D19"/>
    <w:rsid w:val="00FE4D2D"/>
    <w:rsid w:val="00FE4E61"/>
    <w:rsid w:val="00FE54D9"/>
    <w:rsid w:val="00FE559D"/>
    <w:rsid w:val="00FE561F"/>
    <w:rsid w:val="00FE60EC"/>
    <w:rsid w:val="00FE6239"/>
    <w:rsid w:val="00FE6DEB"/>
    <w:rsid w:val="00FE7446"/>
    <w:rsid w:val="00FE7EB2"/>
    <w:rsid w:val="00FF0013"/>
    <w:rsid w:val="00FF156B"/>
    <w:rsid w:val="00FF1FC9"/>
    <w:rsid w:val="00FF2379"/>
    <w:rsid w:val="00FF2696"/>
    <w:rsid w:val="00FF2DBE"/>
    <w:rsid w:val="00FF2FB6"/>
    <w:rsid w:val="00FF334D"/>
    <w:rsid w:val="00FF33F7"/>
    <w:rsid w:val="00FF35FE"/>
    <w:rsid w:val="00FF3C9B"/>
    <w:rsid w:val="00FF40ED"/>
    <w:rsid w:val="00FF4973"/>
    <w:rsid w:val="00FF4B2E"/>
    <w:rsid w:val="00FF4C9D"/>
    <w:rsid w:val="00FF4FDD"/>
    <w:rsid w:val="00FF568C"/>
    <w:rsid w:val="00FF6756"/>
    <w:rsid w:val="00FF720F"/>
    <w:rsid w:val="00FF7AC0"/>
    <w:rsid w:val="00FF7D8D"/>
    <w:rsid w:val="00FF7E05"/>
    <w:rsid w:val="013F555C"/>
    <w:rsid w:val="01D958C0"/>
    <w:rsid w:val="027D4D97"/>
    <w:rsid w:val="03D7115B"/>
    <w:rsid w:val="07052A93"/>
    <w:rsid w:val="07E63560"/>
    <w:rsid w:val="08F62D48"/>
    <w:rsid w:val="09A407E3"/>
    <w:rsid w:val="0A791A18"/>
    <w:rsid w:val="0A824277"/>
    <w:rsid w:val="0B514D96"/>
    <w:rsid w:val="0D3A501E"/>
    <w:rsid w:val="0E862E54"/>
    <w:rsid w:val="0F5D4592"/>
    <w:rsid w:val="107C1A18"/>
    <w:rsid w:val="115A0CC7"/>
    <w:rsid w:val="11C325A1"/>
    <w:rsid w:val="12524A8F"/>
    <w:rsid w:val="12611FED"/>
    <w:rsid w:val="13053311"/>
    <w:rsid w:val="13362787"/>
    <w:rsid w:val="14A66B61"/>
    <w:rsid w:val="14AE03EC"/>
    <w:rsid w:val="18F56D75"/>
    <w:rsid w:val="1A2E1F73"/>
    <w:rsid w:val="1B117EC8"/>
    <w:rsid w:val="1B1F7D97"/>
    <w:rsid w:val="1B917245"/>
    <w:rsid w:val="1D8364D3"/>
    <w:rsid w:val="1DD16C43"/>
    <w:rsid w:val="1DD85E98"/>
    <w:rsid w:val="1DFD4557"/>
    <w:rsid w:val="1EFA7048"/>
    <w:rsid w:val="216E6B9C"/>
    <w:rsid w:val="21A666A2"/>
    <w:rsid w:val="22091175"/>
    <w:rsid w:val="22665D97"/>
    <w:rsid w:val="22AF7B5F"/>
    <w:rsid w:val="231E7930"/>
    <w:rsid w:val="23E31AE0"/>
    <w:rsid w:val="25A22156"/>
    <w:rsid w:val="26265BD9"/>
    <w:rsid w:val="263F31F5"/>
    <w:rsid w:val="29CB10A8"/>
    <w:rsid w:val="2B324047"/>
    <w:rsid w:val="2CB048DE"/>
    <w:rsid w:val="2CDA0888"/>
    <w:rsid w:val="2D6D522B"/>
    <w:rsid w:val="2D6F05B1"/>
    <w:rsid w:val="2D6F62E1"/>
    <w:rsid w:val="2E3F573C"/>
    <w:rsid w:val="301875E4"/>
    <w:rsid w:val="31BF13E7"/>
    <w:rsid w:val="32BB3AB5"/>
    <w:rsid w:val="34024551"/>
    <w:rsid w:val="348F67A2"/>
    <w:rsid w:val="35046A03"/>
    <w:rsid w:val="353D3867"/>
    <w:rsid w:val="3715357A"/>
    <w:rsid w:val="38194B0D"/>
    <w:rsid w:val="38744277"/>
    <w:rsid w:val="38B05739"/>
    <w:rsid w:val="390368AA"/>
    <w:rsid w:val="39936F86"/>
    <w:rsid w:val="3A2C4482"/>
    <w:rsid w:val="3A502136"/>
    <w:rsid w:val="3BFC1D04"/>
    <w:rsid w:val="3CA15DDF"/>
    <w:rsid w:val="408A324C"/>
    <w:rsid w:val="40A609AE"/>
    <w:rsid w:val="40BF52DF"/>
    <w:rsid w:val="40CE15B4"/>
    <w:rsid w:val="419076DA"/>
    <w:rsid w:val="421B1A28"/>
    <w:rsid w:val="439975FD"/>
    <w:rsid w:val="43F04062"/>
    <w:rsid w:val="446C136B"/>
    <w:rsid w:val="447B04DE"/>
    <w:rsid w:val="473E6368"/>
    <w:rsid w:val="49BD0A15"/>
    <w:rsid w:val="4A661524"/>
    <w:rsid w:val="4AB2506A"/>
    <w:rsid w:val="4AED49F9"/>
    <w:rsid w:val="4B7677E5"/>
    <w:rsid w:val="4C867A37"/>
    <w:rsid w:val="4CF3075D"/>
    <w:rsid w:val="4D64339F"/>
    <w:rsid w:val="4D7C03BC"/>
    <w:rsid w:val="4F1E7EEB"/>
    <w:rsid w:val="4F55700E"/>
    <w:rsid w:val="4FC05AA3"/>
    <w:rsid w:val="4FC16662"/>
    <w:rsid w:val="50427540"/>
    <w:rsid w:val="5052128E"/>
    <w:rsid w:val="50FB37A8"/>
    <w:rsid w:val="522862DC"/>
    <w:rsid w:val="537925DF"/>
    <w:rsid w:val="54BE70F6"/>
    <w:rsid w:val="55411F00"/>
    <w:rsid w:val="562B4365"/>
    <w:rsid w:val="564A3810"/>
    <w:rsid w:val="57CA6B07"/>
    <w:rsid w:val="58011283"/>
    <w:rsid w:val="581B3829"/>
    <w:rsid w:val="58594FD8"/>
    <w:rsid w:val="5A5F550E"/>
    <w:rsid w:val="5A635923"/>
    <w:rsid w:val="5B261D02"/>
    <w:rsid w:val="5C4700DB"/>
    <w:rsid w:val="5D1C6959"/>
    <w:rsid w:val="5E0950B7"/>
    <w:rsid w:val="5E5C2BBA"/>
    <w:rsid w:val="5EAD0060"/>
    <w:rsid w:val="5F262BCC"/>
    <w:rsid w:val="60427020"/>
    <w:rsid w:val="60B41F4A"/>
    <w:rsid w:val="6217385C"/>
    <w:rsid w:val="62F333AE"/>
    <w:rsid w:val="64D6409C"/>
    <w:rsid w:val="65CE48E8"/>
    <w:rsid w:val="65D54ED6"/>
    <w:rsid w:val="66015B06"/>
    <w:rsid w:val="66627B62"/>
    <w:rsid w:val="68392807"/>
    <w:rsid w:val="68857D3C"/>
    <w:rsid w:val="68DD3C8C"/>
    <w:rsid w:val="696012AD"/>
    <w:rsid w:val="69A94BB1"/>
    <w:rsid w:val="69ED7A38"/>
    <w:rsid w:val="69F75DD8"/>
    <w:rsid w:val="6ADC0027"/>
    <w:rsid w:val="6B086A4C"/>
    <w:rsid w:val="6BB74013"/>
    <w:rsid w:val="6CB21608"/>
    <w:rsid w:val="6CC0589D"/>
    <w:rsid w:val="6D7809F9"/>
    <w:rsid w:val="6D966520"/>
    <w:rsid w:val="6EF846AD"/>
    <w:rsid w:val="6F9854D2"/>
    <w:rsid w:val="702A5189"/>
    <w:rsid w:val="709755FF"/>
    <w:rsid w:val="70C26504"/>
    <w:rsid w:val="71D8761F"/>
    <w:rsid w:val="72921A30"/>
    <w:rsid w:val="72C67E38"/>
    <w:rsid w:val="7381550D"/>
    <w:rsid w:val="74263EC4"/>
    <w:rsid w:val="751E019D"/>
    <w:rsid w:val="76002C13"/>
    <w:rsid w:val="77050C11"/>
    <w:rsid w:val="791A5CE3"/>
    <w:rsid w:val="792E4B7A"/>
    <w:rsid w:val="796B5200"/>
    <w:rsid w:val="79F942AE"/>
    <w:rsid w:val="7A7C241C"/>
    <w:rsid w:val="7B1E1661"/>
    <w:rsid w:val="7CDE0E82"/>
    <w:rsid w:val="7D311F3D"/>
    <w:rsid w:val="7D550662"/>
    <w:rsid w:val="7DD21FA3"/>
    <w:rsid w:val="7EE01A22"/>
    <w:rsid w:val="7EF3477F"/>
    <w:rsid w:val="7F7015C7"/>
    <w:rsid w:val="7F917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A3251"/>
  <w15:docId w15:val="{F78E775E-4161-4818-9037-95C83775B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napToGrid w:val="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6986"/>
    <w:pPr>
      <w:widowControl w:val="0"/>
      <w:ind w:firstLineChars="200" w:firstLine="1774"/>
      <w:jc w:val="both"/>
    </w:pPr>
  </w:style>
  <w:style w:type="paragraph" w:styleId="1">
    <w:name w:val="heading 1"/>
    <w:aliases w:val="三级标题"/>
    <w:basedOn w:val="a"/>
    <w:next w:val="a"/>
    <w:link w:val="10"/>
    <w:uiPriority w:val="9"/>
    <w:qFormat/>
    <w:rsid w:val="00BD1586"/>
    <w:pPr>
      <w:keepNext/>
      <w:keepLines/>
      <w:spacing w:afterLines="50" w:after="50"/>
      <w:ind w:firstLineChars="0" w:firstLine="0"/>
      <w:outlineLvl w:val="0"/>
    </w:pPr>
    <w:rPr>
      <w:rFonts w:eastAsia="黑体"/>
      <w:bCs/>
      <w:kern w:val="44"/>
      <w:szCs w:val="44"/>
    </w:rPr>
  </w:style>
  <w:style w:type="paragraph" w:styleId="2">
    <w:name w:val="heading 2"/>
    <w:basedOn w:val="a"/>
    <w:next w:val="a"/>
    <w:link w:val="20"/>
    <w:uiPriority w:val="9"/>
    <w:unhideWhenUsed/>
    <w:qFormat/>
    <w:pPr>
      <w:keepNext/>
      <w:keepLines/>
      <w:spacing w:beforeLines="100" w:afterLines="100"/>
      <w:ind w:firstLineChars="0" w:firstLine="0"/>
      <w:outlineLvl w:val="1"/>
    </w:pPr>
    <w:rPr>
      <w:rFonts w:eastAsia="黑体" w:cstheme="majorBidi"/>
      <w:sz w:val="32"/>
      <w:szCs w:val="32"/>
    </w:rPr>
  </w:style>
  <w:style w:type="paragraph" w:styleId="3">
    <w:name w:val="heading 3"/>
    <w:aliases w:val="图号"/>
    <w:basedOn w:val="a"/>
    <w:next w:val="a"/>
    <w:link w:val="30"/>
    <w:uiPriority w:val="9"/>
    <w:semiHidden/>
    <w:unhideWhenUsed/>
    <w:qFormat/>
    <w:rsid w:val="00B818FE"/>
    <w:pPr>
      <w:keepNext/>
      <w:keepLines/>
      <w:spacing w:before="260" w:after="260" w:line="416" w:lineRule="auto"/>
      <w:jc w:val="center"/>
      <w:outlineLvl w:val="2"/>
    </w:pPr>
    <w:rPr>
      <w:rFonts w:eastAsia="楷体"/>
      <w:bCs/>
      <w:sz w:val="21"/>
      <w:szCs w:val="32"/>
    </w:rPr>
  </w:style>
  <w:style w:type="paragraph" w:styleId="4">
    <w:name w:val="heading 4"/>
    <w:basedOn w:val="a"/>
    <w:next w:val="a"/>
    <w:link w:val="40"/>
    <w:uiPriority w:val="9"/>
    <w:unhideWhenUsed/>
    <w:qFormat/>
    <w:rsid w:val="00C9277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sz w:val="18"/>
      <w:szCs w:val="18"/>
    </w:rPr>
  </w:style>
  <w:style w:type="paragraph" w:styleId="TOC3">
    <w:name w:val="toc 3"/>
    <w:basedOn w:val="a"/>
    <w:next w:val="a"/>
    <w:uiPriority w:val="39"/>
    <w:unhideWhenUsed/>
    <w:qFormat/>
    <w:rsid w:val="004E3589"/>
    <w:pPr>
      <w:tabs>
        <w:tab w:val="right" w:leader="dot" w:pos="8493"/>
      </w:tabs>
      <w:ind w:leftChars="400" w:left="1031" w:firstLineChars="173" w:firstLine="446"/>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4E3589"/>
  </w:style>
  <w:style w:type="paragraph" w:styleId="TOC2">
    <w:name w:val="toc 2"/>
    <w:basedOn w:val="a"/>
    <w:next w:val="a"/>
    <w:uiPriority w:val="39"/>
    <w:unhideWhenUsed/>
    <w:qFormat/>
    <w:rsid w:val="004E3589"/>
    <w:pPr>
      <w:tabs>
        <w:tab w:val="right" w:leader="dot" w:pos="8493"/>
      </w:tabs>
      <w:ind w:firstLineChars="86" w:firstLine="222"/>
    </w:pPr>
  </w:style>
  <w:style w:type="paragraph" w:styleId="ab">
    <w:name w:val="Normal (Web)"/>
    <w:basedOn w:val="a"/>
    <w:uiPriority w:val="99"/>
    <w:semiHidden/>
    <w:unhideWhenUsed/>
    <w:qFormat/>
  </w:style>
  <w:style w:type="character" w:styleId="ac">
    <w:name w:val="Hyperlink"/>
    <w:basedOn w:val="a0"/>
    <w:uiPriority w:val="99"/>
    <w:unhideWhenUsed/>
    <w:qFormat/>
    <w:rPr>
      <w:color w:val="0000FF" w:themeColor="hyperlink"/>
      <w:u w:val="single"/>
    </w:rPr>
  </w:style>
  <w:style w:type="table" w:styleId="ad">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ae">
    <w:name w:val="第一级标题"/>
    <w:basedOn w:val="1"/>
    <w:next w:val="a"/>
    <w:link w:val="Char"/>
    <w:qFormat/>
    <w:rsid w:val="0053016F"/>
    <w:pPr>
      <w:keepNext w:val="0"/>
      <w:keepLines w:val="0"/>
      <w:spacing w:afterLines="0" w:after="0"/>
      <w:jc w:val="center"/>
    </w:pPr>
    <w:rPr>
      <w:rFonts w:cs="Times New Roman"/>
      <w:kern w:val="0"/>
      <w:sz w:val="32"/>
      <w:szCs w:val="32"/>
    </w:rPr>
  </w:style>
  <w:style w:type="character" w:customStyle="1" w:styleId="Char">
    <w:name w:val="第一级标题 Char"/>
    <w:basedOn w:val="a0"/>
    <w:link w:val="ae"/>
    <w:qFormat/>
    <w:rsid w:val="0053016F"/>
    <w:rPr>
      <w:rFonts w:eastAsia="黑体"/>
      <w:bCs/>
      <w:sz w:val="32"/>
      <w:szCs w:val="32"/>
    </w:rPr>
  </w:style>
  <w:style w:type="paragraph" w:customStyle="1" w:styleId="af">
    <w:name w:val="第二级标题"/>
    <w:basedOn w:val="2"/>
    <w:next w:val="a"/>
    <w:qFormat/>
    <w:rsid w:val="005A58B6"/>
    <w:pPr>
      <w:spacing w:beforeLines="50" w:before="225" w:afterLines="50" w:after="225"/>
    </w:pPr>
    <w:rPr>
      <w:rFonts w:cs="Times New Roman"/>
      <w:sz w:val="28"/>
    </w:rPr>
  </w:style>
  <w:style w:type="character" w:customStyle="1" w:styleId="10">
    <w:name w:val="标题 1 字符"/>
    <w:aliases w:val="三级标题 字符"/>
    <w:basedOn w:val="a0"/>
    <w:link w:val="1"/>
    <w:uiPriority w:val="9"/>
    <w:qFormat/>
    <w:rsid w:val="00BD1586"/>
    <w:rPr>
      <w:rFonts w:eastAsia="黑体" w:cstheme="minorBidi"/>
      <w:bCs/>
      <w:kern w:val="44"/>
      <w:sz w:val="24"/>
      <w:szCs w:val="44"/>
    </w:rPr>
  </w:style>
  <w:style w:type="character" w:customStyle="1" w:styleId="20">
    <w:name w:val="标题 2 字符"/>
    <w:basedOn w:val="a0"/>
    <w:link w:val="2"/>
    <w:uiPriority w:val="9"/>
    <w:qFormat/>
    <w:rPr>
      <w:rFonts w:ascii="Times New Roman" w:eastAsia="黑体" w:hAnsi="Times New Roman" w:cstheme="majorBidi"/>
      <w:sz w:val="32"/>
      <w:szCs w:val="32"/>
    </w:rPr>
  </w:style>
  <w:style w:type="character" w:customStyle="1" w:styleId="a6">
    <w:name w:val="批注框文本 字符"/>
    <w:basedOn w:val="a0"/>
    <w:link w:val="a5"/>
    <w:uiPriority w:val="99"/>
    <w:semiHidden/>
    <w:qFormat/>
    <w:rPr>
      <w:sz w:val="18"/>
      <w:szCs w:val="18"/>
    </w:rPr>
  </w:style>
  <w:style w:type="paragraph" w:customStyle="1" w:styleId="af0">
    <w:name w:val="参考文献"/>
    <w:basedOn w:val="1"/>
    <w:next w:val="a"/>
    <w:qFormat/>
    <w:pPr>
      <w:spacing w:beforeLines="50" w:afterLines="100"/>
      <w:ind w:firstLine="200"/>
      <w:jc w:val="center"/>
    </w:pPr>
    <w:rPr>
      <w:rFonts w:ascii="黑体" w:hAnsi="宋体" w:cs="Times New Roman"/>
      <w:b/>
      <w:sz w:val="32"/>
      <w:szCs w:val="32"/>
    </w:rPr>
  </w:style>
  <w:style w:type="paragraph" w:customStyle="1" w:styleId="af1">
    <w:name w:val="致谢"/>
    <w:basedOn w:val="1"/>
    <w:next w:val="a"/>
    <w:qFormat/>
    <w:pPr>
      <w:keepNext w:val="0"/>
      <w:keepLines w:val="0"/>
      <w:spacing w:after="0"/>
      <w:jc w:val="center"/>
    </w:pPr>
    <w:rPr>
      <w:rFonts w:ascii="黑体" w:cs="Times New Roman"/>
      <w:b/>
      <w:bCs w:val="0"/>
      <w:kern w:val="28"/>
      <w:sz w:val="32"/>
      <w:szCs w:val="20"/>
    </w:rPr>
  </w:style>
  <w:style w:type="paragraph" w:styleId="af2">
    <w:name w:val="List Paragraph"/>
    <w:basedOn w:val="a"/>
    <w:uiPriority w:val="34"/>
    <w:unhideWhenUsed/>
    <w:qFormat/>
    <w:pPr>
      <w:ind w:firstLine="420"/>
    </w:pPr>
  </w:style>
  <w:style w:type="character" w:customStyle="1" w:styleId="a4">
    <w:name w:val="文档结构图 字符"/>
    <w:basedOn w:val="a0"/>
    <w:link w:val="a3"/>
    <w:uiPriority w:val="99"/>
    <w:semiHidden/>
    <w:qFormat/>
    <w:rPr>
      <w:rFonts w:ascii="宋体" w:hAnsiTheme="minorHAnsi" w:cstheme="minorBidi"/>
      <w:kern w:val="2"/>
      <w:sz w:val="18"/>
      <w:szCs w:val="18"/>
    </w:rPr>
  </w:style>
  <w:style w:type="character" w:styleId="af3">
    <w:name w:val="Placeholder Text"/>
    <w:basedOn w:val="a0"/>
    <w:uiPriority w:val="99"/>
    <w:unhideWhenUsed/>
    <w:qFormat/>
    <w:rPr>
      <w:color w:val="808080"/>
    </w:rPr>
  </w:style>
  <w:style w:type="paragraph" w:styleId="TOC">
    <w:name w:val="TOC Heading"/>
    <w:basedOn w:val="1"/>
    <w:next w:val="a"/>
    <w:uiPriority w:val="39"/>
    <w:unhideWhenUsed/>
    <w:qFormat/>
    <w:rsid w:val="00C039AD"/>
    <w:pPr>
      <w:widowControl/>
      <w:spacing w:before="240" w:after="0" w:line="259" w:lineRule="auto"/>
      <w:outlineLvl w:val="9"/>
    </w:pPr>
    <w:rPr>
      <w:rFonts w:asciiTheme="majorHAnsi" w:eastAsiaTheme="majorEastAsia" w:hAnsiTheme="majorHAnsi" w:cstheme="majorBidi"/>
      <w:b/>
      <w:bCs w:val="0"/>
      <w:color w:val="365F91" w:themeColor="accent1" w:themeShade="BF"/>
      <w:kern w:val="0"/>
      <w:sz w:val="32"/>
      <w:szCs w:val="32"/>
    </w:rPr>
  </w:style>
  <w:style w:type="paragraph" w:styleId="21">
    <w:name w:val="Body Text Indent 2"/>
    <w:basedOn w:val="a"/>
    <w:link w:val="22"/>
    <w:rsid w:val="0073449A"/>
    <w:pPr>
      <w:autoSpaceDE w:val="0"/>
      <w:autoSpaceDN w:val="0"/>
      <w:ind w:firstLineChars="0" w:firstLine="480"/>
      <w:textAlignment w:val="bottom"/>
    </w:pPr>
    <w:rPr>
      <w:rFonts w:ascii="宋体" w:cs="Times New Roman"/>
      <w:sz w:val="28"/>
      <w:szCs w:val="20"/>
    </w:rPr>
  </w:style>
  <w:style w:type="character" w:customStyle="1" w:styleId="22">
    <w:name w:val="正文文本缩进 2 字符"/>
    <w:basedOn w:val="a0"/>
    <w:link w:val="21"/>
    <w:rsid w:val="0073449A"/>
    <w:rPr>
      <w:rFonts w:ascii="宋体"/>
      <w:kern w:val="2"/>
      <w:sz w:val="28"/>
    </w:rPr>
  </w:style>
  <w:style w:type="character" w:customStyle="1" w:styleId="30">
    <w:name w:val="标题 3 字符"/>
    <w:aliases w:val="图号 字符"/>
    <w:basedOn w:val="a0"/>
    <w:link w:val="3"/>
    <w:uiPriority w:val="9"/>
    <w:semiHidden/>
    <w:rsid w:val="00B818FE"/>
    <w:rPr>
      <w:rFonts w:eastAsia="楷体" w:cstheme="minorBidi"/>
      <w:bCs/>
      <w:kern w:val="2"/>
      <w:sz w:val="21"/>
      <w:szCs w:val="32"/>
    </w:rPr>
  </w:style>
  <w:style w:type="character" w:customStyle="1" w:styleId="apple-style-span">
    <w:name w:val="apple-style-span"/>
    <w:basedOn w:val="a0"/>
    <w:rsid w:val="00765874"/>
  </w:style>
  <w:style w:type="character" w:customStyle="1" w:styleId="apple-converted-space">
    <w:name w:val="apple-converted-space"/>
    <w:basedOn w:val="a0"/>
    <w:rsid w:val="00765874"/>
  </w:style>
  <w:style w:type="character" w:customStyle="1" w:styleId="author">
    <w:name w:val="author"/>
    <w:basedOn w:val="a0"/>
    <w:rsid w:val="00765874"/>
  </w:style>
  <w:style w:type="character" w:customStyle="1" w:styleId="othername">
    <w:name w:val="othername"/>
    <w:basedOn w:val="a0"/>
    <w:rsid w:val="00765874"/>
  </w:style>
  <w:style w:type="character" w:customStyle="1" w:styleId="11">
    <w:name w:val="标题1"/>
    <w:basedOn w:val="a0"/>
    <w:rsid w:val="00765874"/>
  </w:style>
  <w:style w:type="character" w:customStyle="1" w:styleId="volumenum">
    <w:name w:val="volumenum"/>
    <w:basedOn w:val="a0"/>
    <w:rsid w:val="00765874"/>
  </w:style>
  <w:style w:type="character" w:customStyle="1" w:styleId="pagenums">
    <w:name w:val="pagenums"/>
    <w:basedOn w:val="a0"/>
    <w:rsid w:val="00765874"/>
  </w:style>
  <w:style w:type="character" w:customStyle="1" w:styleId="pubdate">
    <w:name w:val="pubdate"/>
    <w:basedOn w:val="a0"/>
    <w:rsid w:val="00765874"/>
  </w:style>
  <w:style w:type="character" w:customStyle="1" w:styleId="23">
    <w:name w:val="标题2"/>
    <w:basedOn w:val="a0"/>
    <w:rsid w:val="00765874"/>
  </w:style>
  <w:style w:type="character" w:customStyle="1" w:styleId="publishername">
    <w:name w:val="publishername"/>
    <w:basedOn w:val="a0"/>
    <w:rsid w:val="00765874"/>
  </w:style>
  <w:style w:type="character" w:customStyle="1" w:styleId="issuenum">
    <w:name w:val="issuenum"/>
    <w:basedOn w:val="a0"/>
    <w:rsid w:val="00765874"/>
  </w:style>
  <w:style w:type="character" w:customStyle="1" w:styleId="40">
    <w:name w:val="标题 4 字符"/>
    <w:basedOn w:val="a0"/>
    <w:link w:val="4"/>
    <w:uiPriority w:val="9"/>
    <w:rsid w:val="00C9277E"/>
    <w:rPr>
      <w:rFonts w:asciiTheme="majorHAnsi" w:eastAsiaTheme="majorEastAsia" w:hAnsiTheme="majorHAnsi" w:cstheme="majorBidi"/>
      <w:b/>
      <w:bCs/>
      <w:kern w:val="2"/>
      <w:sz w:val="28"/>
      <w:szCs w:val="28"/>
    </w:rPr>
  </w:style>
  <w:style w:type="character" w:styleId="af4">
    <w:name w:val="annotation reference"/>
    <w:basedOn w:val="a0"/>
    <w:semiHidden/>
    <w:unhideWhenUsed/>
    <w:rsid w:val="008670FE"/>
    <w:rPr>
      <w:sz w:val="21"/>
      <w:szCs w:val="21"/>
    </w:rPr>
  </w:style>
  <w:style w:type="paragraph" w:styleId="af5">
    <w:name w:val="annotation text"/>
    <w:basedOn w:val="a"/>
    <w:link w:val="af6"/>
    <w:uiPriority w:val="99"/>
    <w:semiHidden/>
    <w:unhideWhenUsed/>
    <w:rsid w:val="008670FE"/>
    <w:pPr>
      <w:jc w:val="left"/>
    </w:pPr>
  </w:style>
  <w:style w:type="character" w:customStyle="1" w:styleId="af6">
    <w:name w:val="批注文字 字符"/>
    <w:basedOn w:val="a0"/>
    <w:link w:val="af5"/>
    <w:uiPriority w:val="99"/>
    <w:semiHidden/>
    <w:rsid w:val="008670FE"/>
    <w:rPr>
      <w:rFonts w:cstheme="minorBidi"/>
      <w:kern w:val="2"/>
      <w:sz w:val="24"/>
      <w:szCs w:val="24"/>
    </w:rPr>
  </w:style>
  <w:style w:type="paragraph" w:styleId="af7">
    <w:name w:val="annotation subject"/>
    <w:basedOn w:val="af5"/>
    <w:next w:val="af5"/>
    <w:link w:val="af8"/>
    <w:uiPriority w:val="99"/>
    <w:semiHidden/>
    <w:unhideWhenUsed/>
    <w:rsid w:val="008670FE"/>
    <w:rPr>
      <w:b/>
      <w:bCs/>
    </w:rPr>
  </w:style>
  <w:style w:type="character" w:customStyle="1" w:styleId="af8">
    <w:name w:val="批注主题 字符"/>
    <w:basedOn w:val="af6"/>
    <w:link w:val="af7"/>
    <w:uiPriority w:val="99"/>
    <w:semiHidden/>
    <w:rsid w:val="008670FE"/>
    <w:rPr>
      <w:rFonts w:cstheme="minorBidi"/>
      <w:b/>
      <w:bCs/>
      <w:kern w:val="2"/>
      <w:sz w:val="24"/>
      <w:szCs w:val="24"/>
    </w:rPr>
  </w:style>
  <w:style w:type="paragraph" w:customStyle="1" w:styleId="Default">
    <w:name w:val="Default"/>
    <w:rsid w:val="00873A2D"/>
    <w:pPr>
      <w:widowControl w:val="0"/>
      <w:autoSpaceDE w:val="0"/>
      <w:autoSpaceDN w:val="0"/>
      <w:adjustRightInd w:val="0"/>
    </w:pPr>
    <w:rPr>
      <w:rFonts w:ascii="宋体" w:cs="宋体"/>
      <w:color w:val="000000"/>
    </w:rPr>
  </w:style>
  <w:style w:type="paragraph" w:styleId="af9">
    <w:name w:val="Body Text Indent"/>
    <w:basedOn w:val="a"/>
    <w:link w:val="afa"/>
    <w:uiPriority w:val="99"/>
    <w:semiHidden/>
    <w:unhideWhenUsed/>
    <w:rsid w:val="00873A2D"/>
    <w:pPr>
      <w:spacing w:after="120"/>
      <w:ind w:leftChars="200" w:left="420"/>
    </w:pPr>
  </w:style>
  <w:style w:type="character" w:customStyle="1" w:styleId="afa">
    <w:name w:val="正文文本缩进 字符"/>
    <w:basedOn w:val="a0"/>
    <w:link w:val="af9"/>
    <w:uiPriority w:val="99"/>
    <w:semiHidden/>
    <w:rsid w:val="00873A2D"/>
    <w:rPr>
      <w:rFonts w:cstheme="minorBidi"/>
      <w:kern w:val="2"/>
      <w:sz w:val="24"/>
      <w:szCs w:val="24"/>
    </w:rPr>
  </w:style>
  <w:style w:type="paragraph" w:styleId="afb">
    <w:name w:val="Revision"/>
    <w:hidden/>
    <w:uiPriority w:val="99"/>
    <w:semiHidden/>
    <w:rsid w:val="009C49E9"/>
  </w:style>
  <w:style w:type="paragraph" w:customStyle="1" w:styleId="21bc9c4b-6a32-43e5-beaa-fd2d792c5735">
    <w:name w:val="21bc9c4b-6a32-43e5-beaa-fd2d792c5735"/>
    <w:basedOn w:val="1"/>
    <w:next w:val="acbfdd8b-e11b-4d36-88ff-6049b138f862"/>
    <w:link w:val="21bc9c4b-6a32-43e5-beaa-fd2d792c57350"/>
    <w:rsid w:val="002B1EA3"/>
    <w:pPr>
      <w:adjustRightInd w:val="0"/>
      <w:spacing w:after="0" w:line="288" w:lineRule="auto"/>
      <w:jc w:val="left"/>
    </w:pPr>
    <w:rPr>
      <w:rFonts w:ascii="微软雅黑" w:eastAsia="微软雅黑" w:hAnsi="微软雅黑"/>
      <w:b/>
      <w:color w:val="000000"/>
      <w:sz w:val="32"/>
      <w:szCs w:val="32"/>
    </w:rPr>
  </w:style>
  <w:style w:type="character" w:customStyle="1" w:styleId="21bc9c4b-6a32-43e5-beaa-fd2d792c57350">
    <w:name w:val="21bc9c4b-6a32-43e5-beaa-fd2d792c5735 字符"/>
    <w:basedOn w:val="a0"/>
    <w:link w:val="21bc9c4b-6a32-43e5-beaa-fd2d792c5735"/>
    <w:rsid w:val="002B1EA3"/>
    <w:rPr>
      <w:rFonts w:ascii="微软雅黑" w:eastAsia="微软雅黑" w:hAnsi="微软雅黑"/>
      <w:b/>
      <w:bCs/>
      <w:color w:val="000000"/>
      <w:kern w:val="44"/>
      <w:sz w:val="32"/>
      <w:szCs w:val="32"/>
    </w:rPr>
  </w:style>
  <w:style w:type="paragraph" w:customStyle="1" w:styleId="acbfdd8b-e11b-4d36-88ff-6049b138f862">
    <w:name w:val="acbfdd8b-e11b-4d36-88ff-6049b138f862"/>
    <w:basedOn w:val="a"/>
    <w:link w:val="acbfdd8b-e11b-4d36-88ff-6049b138f8620"/>
    <w:rsid w:val="002B1EA3"/>
    <w:pPr>
      <w:adjustRightInd w:val="0"/>
      <w:spacing w:line="288" w:lineRule="auto"/>
      <w:ind w:firstLineChars="0" w:firstLine="0"/>
      <w:jc w:val="left"/>
    </w:pPr>
    <w:rPr>
      <w:rFonts w:ascii="微软雅黑" w:eastAsia="微软雅黑" w:hAnsi="微软雅黑"/>
      <w:color w:val="000000"/>
      <w:sz w:val="22"/>
      <w:szCs w:val="32"/>
    </w:rPr>
  </w:style>
  <w:style w:type="character" w:customStyle="1" w:styleId="acbfdd8b-e11b-4d36-88ff-6049b138f8620">
    <w:name w:val="acbfdd8b-e11b-4d36-88ff-6049b138f862 字符"/>
    <w:basedOn w:val="a0"/>
    <w:link w:val="acbfdd8b-e11b-4d36-88ff-6049b138f862"/>
    <w:rsid w:val="002B1EA3"/>
    <w:rPr>
      <w:rFonts w:ascii="微软雅黑" w:eastAsia="微软雅黑" w:hAnsi="微软雅黑"/>
      <w:color w:val="000000"/>
      <w:sz w:val="22"/>
      <w:szCs w:val="32"/>
    </w:rPr>
  </w:style>
  <w:style w:type="paragraph" w:customStyle="1" w:styleId="71e7dc79-1ff7-45e8-997d-0ebda3762b91">
    <w:name w:val="71e7dc79-1ff7-45e8-997d-0ebda3762b91"/>
    <w:basedOn w:val="2"/>
    <w:next w:val="acbfdd8b-e11b-4d36-88ff-6049b138f862"/>
    <w:link w:val="71e7dc79-1ff7-45e8-997d-0ebda3762b910"/>
    <w:rsid w:val="002B1EA3"/>
    <w:pPr>
      <w:adjustRightInd w:val="0"/>
      <w:spacing w:beforeLines="50" w:afterLines="50" w:line="288" w:lineRule="auto"/>
      <w:jc w:val="left"/>
    </w:pPr>
    <w:rPr>
      <w:rFonts w:ascii="微软雅黑" w:eastAsia="微软雅黑" w:hAnsi="微软雅黑" w:cs="Times New Roman"/>
      <w:b/>
      <w:bCs/>
      <w:color w:val="000000"/>
      <w:sz w:val="28"/>
      <w:szCs w:val="28"/>
    </w:rPr>
  </w:style>
  <w:style w:type="character" w:customStyle="1" w:styleId="71e7dc79-1ff7-45e8-997d-0ebda3762b910">
    <w:name w:val="71e7dc79-1ff7-45e8-997d-0ebda3762b91 字符"/>
    <w:basedOn w:val="a0"/>
    <w:link w:val="71e7dc79-1ff7-45e8-997d-0ebda3762b91"/>
    <w:rsid w:val="002B1EA3"/>
    <w:rPr>
      <w:rFonts w:ascii="微软雅黑" w:eastAsia="微软雅黑" w:hAnsi="微软雅黑" w:cs="Times New Roman"/>
      <w:b/>
      <w:bCs/>
      <w:color w:val="000000"/>
      <w:sz w:val="28"/>
      <w:szCs w:val="28"/>
    </w:rPr>
  </w:style>
  <w:style w:type="paragraph" w:customStyle="1" w:styleId="b63ee27f-4cf3-414c-9275-d88e3f90795e">
    <w:name w:val="b63ee27f-4cf3-414c-9275-d88e3f90795e"/>
    <w:basedOn w:val="3"/>
    <w:next w:val="acbfdd8b-e11b-4d36-88ff-6049b138f862"/>
    <w:link w:val="b63ee27f-4cf3-414c-9275-d88e3f90795e0"/>
    <w:rsid w:val="002B1EA3"/>
    <w:pPr>
      <w:adjustRightInd w:val="0"/>
      <w:spacing w:before="0" w:after="0" w:line="288" w:lineRule="auto"/>
      <w:ind w:firstLine="0"/>
      <w:jc w:val="left"/>
    </w:pPr>
    <w:rPr>
      <w:rFonts w:ascii="微软雅黑" w:eastAsia="微软雅黑" w:hAnsi="微软雅黑" w:cs="Times New Roman"/>
      <w:b/>
      <w:color w:val="000000"/>
      <w:sz w:val="26"/>
    </w:rPr>
  </w:style>
  <w:style w:type="character" w:customStyle="1" w:styleId="b63ee27f-4cf3-414c-9275-d88e3f90795e0">
    <w:name w:val="b63ee27f-4cf3-414c-9275-d88e3f90795e 字符"/>
    <w:basedOn w:val="71e7dc79-1ff7-45e8-997d-0ebda3762b910"/>
    <w:link w:val="b63ee27f-4cf3-414c-9275-d88e3f90795e"/>
    <w:rsid w:val="002B1EA3"/>
    <w:rPr>
      <w:rFonts w:ascii="微软雅黑" w:eastAsia="微软雅黑" w:hAnsi="微软雅黑" w:cs="Times New Roman"/>
      <w:b/>
      <w:bCs/>
      <w:color w:val="000000"/>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19087">
      <w:bodyDiv w:val="1"/>
      <w:marLeft w:val="0"/>
      <w:marRight w:val="0"/>
      <w:marTop w:val="0"/>
      <w:marBottom w:val="0"/>
      <w:divBdr>
        <w:top w:val="none" w:sz="0" w:space="0" w:color="auto"/>
        <w:left w:val="none" w:sz="0" w:space="0" w:color="auto"/>
        <w:bottom w:val="none" w:sz="0" w:space="0" w:color="auto"/>
        <w:right w:val="none" w:sz="0" w:space="0" w:color="auto"/>
      </w:divBdr>
    </w:div>
    <w:div w:id="308629411">
      <w:bodyDiv w:val="1"/>
      <w:marLeft w:val="0"/>
      <w:marRight w:val="0"/>
      <w:marTop w:val="0"/>
      <w:marBottom w:val="0"/>
      <w:divBdr>
        <w:top w:val="none" w:sz="0" w:space="0" w:color="auto"/>
        <w:left w:val="none" w:sz="0" w:space="0" w:color="auto"/>
        <w:bottom w:val="none" w:sz="0" w:space="0" w:color="auto"/>
        <w:right w:val="none" w:sz="0" w:space="0" w:color="auto"/>
      </w:divBdr>
    </w:div>
    <w:div w:id="347755221">
      <w:bodyDiv w:val="1"/>
      <w:marLeft w:val="0"/>
      <w:marRight w:val="0"/>
      <w:marTop w:val="0"/>
      <w:marBottom w:val="0"/>
      <w:divBdr>
        <w:top w:val="none" w:sz="0" w:space="0" w:color="auto"/>
        <w:left w:val="none" w:sz="0" w:space="0" w:color="auto"/>
        <w:bottom w:val="none" w:sz="0" w:space="0" w:color="auto"/>
        <w:right w:val="none" w:sz="0" w:space="0" w:color="auto"/>
      </w:divBdr>
    </w:div>
    <w:div w:id="500118561">
      <w:bodyDiv w:val="1"/>
      <w:marLeft w:val="0"/>
      <w:marRight w:val="0"/>
      <w:marTop w:val="0"/>
      <w:marBottom w:val="0"/>
      <w:divBdr>
        <w:top w:val="none" w:sz="0" w:space="0" w:color="auto"/>
        <w:left w:val="none" w:sz="0" w:space="0" w:color="auto"/>
        <w:bottom w:val="none" w:sz="0" w:space="0" w:color="auto"/>
        <w:right w:val="none" w:sz="0" w:space="0" w:color="auto"/>
      </w:divBdr>
    </w:div>
    <w:div w:id="506559303">
      <w:bodyDiv w:val="1"/>
      <w:marLeft w:val="0"/>
      <w:marRight w:val="0"/>
      <w:marTop w:val="0"/>
      <w:marBottom w:val="0"/>
      <w:divBdr>
        <w:top w:val="none" w:sz="0" w:space="0" w:color="auto"/>
        <w:left w:val="none" w:sz="0" w:space="0" w:color="auto"/>
        <w:bottom w:val="none" w:sz="0" w:space="0" w:color="auto"/>
        <w:right w:val="none" w:sz="0" w:space="0" w:color="auto"/>
      </w:divBdr>
    </w:div>
    <w:div w:id="509292556">
      <w:bodyDiv w:val="1"/>
      <w:marLeft w:val="0"/>
      <w:marRight w:val="0"/>
      <w:marTop w:val="0"/>
      <w:marBottom w:val="0"/>
      <w:divBdr>
        <w:top w:val="none" w:sz="0" w:space="0" w:color="auto"/>
        <w:left w:val="none" w:sz="0" w:space="0" w:color="auto"/>
        <w:bottom w:val="none" w:sz="0" w:space="0" w:color="auto"/>
        <w:right w:val="none" w:sz="0" w:space="0" w:color="auto"/>
      </w:divBdr>
    </w:div>
    <w:div w:id="534470442">
      <w:bodyDiv w:val="1"/>
      <w:marLeft w:val="0"/>
      <w:marRight w:val="0"/>
      <w:marTop w:val="0"/>
      <w:marBottom w:val="0"/>
      <w:divBdr>
        <w:top w:val="none" w:sz="0" w:space="0" w:color="auto"/>
        <w:left w:val="none" w:sz="0" w:space="0" w:color="auto"/>
        <w:bottom w:val="none" w:sz="0" w:space="0" w:color="auto"/>
        <w:right w:val="none" w:sz="0" w:space="0" w:color="auto"/>
      </w:divBdr>
    </w:div>
    <w:div w:id="776481963">
      <w:bodyDiv w:val="1"/>
      <w:marLeft w:val="0"/>
      <w:marRight w:val="0"/>
      <w:marTop w:val="0"/>
      <w:marBottom w:val="0"/>
      <w:divBdr>
        <w:top w:val="none" w:sz="0" w:space="0" w:color="auto"/>
        <w:left w:val="none" w:sz="0" w:space="0" w:color="auto"/>
        <w:bottom w:val="none" w:sz="0" w:space="0" w:color="auto"/>
        <w:right w:val="none" w:sz="0" w:space="0" w:color="auto"/>
      </w:divBdr>
    </w:div>
    <w:div w:id="804472849">
      <w:bodyDiv w:val="1"/>
      <w:marLeft w:val="0"/>
      <w:marRight w:val="0"/>
      <w:marTop w:val="0"/>
      <w:marBottom w:val="0"/>
      <w:divBdr>
        <w:top w:val="none" w:sz="0" w:space="0" w:color="auto"/>
        <w:left w:val="none" w:sz="0" w:space="0" w:color="auto"/>
        <w:bottom w:val="none" w:sz="0" w:space="0" w:color="auto"/>
        <w:right w:val="none" w:sz="0" w:space="0" w:color="auto"/>
      </w:divBdr>
    </w:div>
    <w:div w:id="806437559">
      <w:bodyDiv w:val="1"/>
      <w:marLeft w:val="0"/>
      <w:marRight w:val="0"/>
      <w:marTop w:val="0"/>
      <w:marBottom w:val="0"/>
      <w:divBdr>
        <w:top w:val="none" w:sz="0" w:space="0" w:color="auto"/>
        <w:left w:val="none" w:sz="0" w:space="0" w:color="auto"/>
        <w:bottom w:val="none" w:sz="0" w:space="0" w:color="auto"/>
        <w:right w:val="none" w:sz="0" w:space="0" w:color="auto"/>
      </w:divBdr>
    </w:div>
    <w:div w:id="835993839">
      <w:bodyDiv w:val="1"/>
      <w:marLeft w:val="0"/>
      <w:marRight w:val="0"/>
      <w:marTop w:val="0"/>
      <w:marBottom w:val="0"/>
      <w:divBdr>
        <w:top w:val="none" w:sz="0" w:space="0" w:color="auto"/>
        <w:left w:val="none" w:sz="0" w:space="0" w:color="auto"/>
        <w:bottom w:val="none" w:sz="0" w:space="0" w:color="auto"/>
        <w:right w:val="none" w:sz="0" w:space="0" w:color="auto"/>
      </w:divBdr>
    </w:div>
    <w:div w:id="983854427">
      <w:bodyDiv w:val="1"/>
      <w:marLeft w:val="0"/>
      <w:marRight w:val="0"/>
      <w:marTop w:val="0"/>
      <w:marBottom w:val="0"/>
      <w:divBdr>
        <w:top w:val="none" w:sz="0" w:space="0" w:color="auto"/>
        <w:left w:val="none" w:sz="0" w:space="0" w:color="auto"/>
        <w:bottom w:val="none" w:sz="0" w:space="0" w:color="auto"/>
        <w:right w:val="none" w:sz="0" w:space="0" w:color="auto"/>
      </w:divBdr>
    </w:div>
    <w:div w:id="1022898061">
      <w:bodyDiv w:val="1"/>
      <w:marLeft w:val="0"/>
      <w:marRight w:val="0"/>
      <w:marTop w:val="0"/>
      <w:marBottom w:val="0"/>
      <w:divBdr>
        <w:top w:val="none" w:sz="0" w:space="0" w:color="auto"/>
        <w:left w:val="none" w:sz="0" w:space="0" w:color="auto"/>
        <w:bottom w:val="none" w:sz="0" w:space="0" w:color="auto"/>
        <w:right w:val="none" w:sz="0" w:space="0" w:color="auto"/>
      </w:divBdr>
    </w:div>
    <w:div w:id="1029375038">
      <w:bodyDiv w:val="1"/>
      <w:marLeft w:val="0"/>
      <w:marRight w:val="0"/>
      <w:marTop w:val="0"/>
      <w:marBottom w:val="0"/>
      <w:divBdr>
        <w:top w:val="none" w:sz="0" w:space="0" w:color="auto"/>
        <w:left w:val="none" w:sz="0" w:space="0" w:color="auto"/>
        <w:bottom w:val="none" w:sz="0" w:space="0" w:color="auto"/>
        <w:right w:val="none" w:sz="0" w:space="0" w:color="auto"/>
      </w:divBdr>
    </w:div>
    <w:div w:id="1074159534">
      <w:bodyDiv w:val="1"/>
      <w:marLeft w:val="0"/>
      <w:marRight w:val="0"/>
      <w:marTop w:val="0"/>
      <w:marBottom w:val="0"/>
      <w:divBdr>
        <w:top w:val="none" w:sz="0" w:space="0" w:color="auto"/>
        <w:left w:val="none" w:sz="0" w:space="0" w:color="auto"/>
        <w:bottom w:val="none" w:sz="0" w:space="0" w:color="auto"/>
        <w:right w:val="none" w:sz="0" w:space="0" w:color="auto"/>
      </w:divBdr>
    </w:div>
    <w:div w:id="1094327907">
      <w:bodyDiv w:val="1"/>
      <w:marLeft w:val="0"/>
      <w:marRight w:val="0"/>
      <w:marTop w:val="0"/>
      <w:marBottom w:val="0"/>
      <w:divBdr>
        <w:top w:val="none" w:sz="0" w:space="0" w:color="auto"/>
        <w:left w:val="none" w:sz="0" w:space="0" w:color="auto"/>
        <w:bottom w:val="none" w:sz="0" w:space="0" w:color="auto"/>
        <w:right w:val="none" w:sz="0" w:space="0" w:color="auto"/>
      </w:divBdr>
    </w:div>
    <w:div w:id="1102184488">
      <w:bodyDiv w:val="1"/>
      <w:marLeft w:val="0"/>
      <w:marRight w:val="0"/>
      <w:marTop w:val="0"/>
      <w:marBottom w:val="0"/>
      <w:divBdr>
        <w:top w:val="none" w:sz="0" w:space="0" w:color="auto"/>
        <w:left w:val="none" w:sz="0" w:space="0" w:color="auto"/>
        <w:bottom w:val="none" w:sz="0" w:space="0" w:color="auto"/>
        <w:right w:val="none" w:sz="0" w:space="0" w:color="auto"/>
      </w:divBdr>
    </w:div>
    <w:div w:id="1103915064">
      <w:bodyDiv w:val="1"/>
      <w:marLeft w:val="0"/>
      <w:marRight w:val="0"/>
      <w:marTop w:val="0"/>
      <w:marBottom w:val="0"/>
      <w:divBdr>
        <w:top w:val="none" w:sz="0" w:space="0" w:color="auto"/>
        <w:left w:val="none" w:sz="0" w:space="0" w:color="auto"/>
        <w:bottom w:val="none" w:sz="0" w:space="0" w:color="auto"/>
        <w:right w:val="none" w:sz="0" w:space="0" w:color="auto"/>
      </w:divBdr>
    </w:div>
    <w:div w:id="1122382738">
      <w:bodyDiv w:val="1"/>
      <w:marLeft w:val="0"/>
      <w:marRight w:val="0"/>
      <w:marTop w:val="0"/>
      <w:marBottom w:val="0"/>
      <w:divBdr>
        <w:top w:val="none" w:sz="0" w:space="0" w:color="auto"/>
        <w:left w:val="none" w:sz="0" w:space="0" w:color="auto"/>
        <w:bottom w:val="none" w:sz="0" w:space="0" w:color="auto"/>
        <w:right w:val="none" w:sz="0" w:space="0" w:color="auto"/>
      </w:divBdr>
    </w:div>
    <w:div w:id="1167087180">
      <w:bodyDiv w:val="1"/>
      <w:marLeft w:val="0"/>
      <w:marRight w:val="0"/>
      <w:marTop w:val="0"/>
      <w:marBottom w:val="0"/>
      <w:divBdr>
        <w:top w:val="none" w:sz="0" w:space="0" w:color="auto"/>
        <w:left w:val="none" w:sz="0" w:space="0" w:color="auto"/>
        <w:bottom w:val="none" w:sz="0" w:space="0" w:color="auto"/>
        <w:right w:val="none" w:sz="0" w:space="0" w:color="auto"/>
      </w:divBdr>
    </w:div>
    <w:div w:id="1168060563">
      <w:bodyDiv w:val="1"/>
      <w:marLeft w:val="0"/>
      <w:marRight w:val="0"/>
      <w:marTop w:val="0"/>
      <w:marBottom w:val="0"/>
      <w:divBdr>
        <w:top w:val="none" w:sz="0" w:space="0" w:color="auto"/>
        <w:left w:val="none" w:sz="0" w:space="0" w:color="auto"/>
        <w:bottom w:val="none" w:sz="0" w:space="0" w:color="auto"/>
        <w:right w:val="none" w:sz="0" w:space="0" w:color="auto"/>
      </w:divBdr>
    </w:div>
    <w:div w:id="1193567871">
      <w:bodyDiv w:val="1"/>
      <w:marLeft w:val="0"/>
      <w:marRight w:val="0"/>
      <w:marTop w:val="0"/>
      <w:marBottom w:val="0"/>
      <w:divBdr>
        <w:top w:val="none" w:sz="0" w:space="0" w:color="auto"/>
        <w:left w:val="none" w:sz="0" w:space="0" w:color="auto"/>
        <w:bottom w:val="none" w:sz="0" w:space="0" w:color="auto"/>
        <w:right w:val="none" w:sz="0" w:space="0" w:color="auto"/>
      </w:divBdr>
    </w:div>
    <w:div w:id="1263539080">
      <w:bodyDiv w:val="1"/>
      <w:marLeft w:val="0"/>
      <w:marRight w:val="0"/>
      <w:marTop w:val="0"/>
      <w:marBottom w:val="0"/>
      <w:divBdr>
        <w:top w:val="none" w:sz="0" w:space="0" w:color="auto"/>
        <w:left w:val="none" w:sz="0" w:space="0" w:color="auto"/>
        <w:bottom w:val="none" w:sz="0" w:space="0" w:color="auto"/>
        <w:right w:val="none" w:sz="0" w:space="0" w:color="auto"/>
      </w:divBdr>
    </w:div>
    <w:div w:id="1338002918">
      <w:bodyDiv w:val="1"/>
      <w:marLeft w:val="0"/>
      <w:marRight w:val="0"/>
      <w:marTop w:val="0"/>
      <w:marBottom w:val="0"/>
      <w:divBdr>
        <w:top w:val="none" w:sz="0" w:space="0" w:color="auto"/>
        <w:left w:val="none" w:sz="0" w:space="0" w:color="auto"/>
        <w:bottom w:val="none" w:sz="0" w:space="0" w:color="auto"/>
        <w:right w:val="none" w:sz="0" w:space="0" w:color="auto"/>
      </w:divBdr>
    </w:div>
    <w:div w:id="1392460181">
      <w:bodyDiv w:val="1"/>
      <w:marLeft w:val="0"/>
      <w:marRight w:val="0"/>
      <w:marTop w:val="0"/>
      <w:marBottom w:val="0"/>
      <w:divBdr>
        <w:top w:val="none" w:sz="0" w:space="0" w:color="auto"/>
        <w:left w:val="none" w:sz="0" w:space="0" w:color="auto"/>
        <w:bottom w:val="none" w:sz="0" w:space="0" w:color="auto"/>
        <w:right w:val="none" w:sz="0" w:space="0" w:color="auto"/>
      </w:divBdr>
    </w:div>
    <w:div w:id="1458177352">
      <w:bodyDiv w:val="1"/>
      <w:marLeft w:val="0"/>
      <w:marRight w:val="0"/>
      <w:marTop w:val="0"/>
      <w:marBottom w:val="0"/>
      <w:divBdr>
        <w:top w:val="none" w:sz="0" w:space="0" w:color="auto"/>
        <w:left w:val="none" w:sz="0" w:space="0" w:color="auto"/>
        <w:bottom w:val="none" w:sz="0" w:space="0" w:color="auto"/>
        <w:right w:val="none" w:sz="0" w:space="0" w:color="auto"/>
      </w:divBdr>
    </w:div>
    <w:div w:id="1486968629">
      <w:bodyDiv w:val="1"/>
      <w:marLeft w:val="0"/>
      <w:marRight w:val="0"/>
      <w:marTop w:val="0"/>
      <w:marBottom w:val="0"/>
      <w:divBdr>
        <w:top w:val="none" w:sz="0" w:space="0" w:color="auto"/>
        <w:left w:val="none" w:sz="0" w:space="0" w:color="auto"/>
        <w:bottom w:val="none" w:sz="0" w:space="0" w:color="auto"/>
        <w:right w:val="none" w:sz="0" w:space="0" w:color="auto"/>
      </w:divBdr>
    </w:div>
    <w:div w:id="1524785397">
      <w:bodyDiv w:val="1"/>
      <w:marLeft w:val="0"/>
      <w:marRight w:val="0"/>
      <w:marTop w:val="0"/>
      <w:marBottom w:val="0"/>
      <w:divBdr>
        <w:top w:val="none" w:sz="0" w:space="0" w:color="auto"/>
        <w:left w:val="none" w:sz="0" w:space="0" w:color="auto"/>
        <w:bottom w:val="none" w:sz="0" w:space="0" w:color="auto"/>
        <w:right w:val="none" w:sz="0" w:space="0" w:color="auto"/>
      </w:divBdr>
    </w:div>
    <w:div w:id="1542784007">
      <w:bodyDiv w:val="1"/>
      <w:marLeft w:val="0"/>
      <w:marRight w:val="0"/>
      <w:marTop w:val="0"/>
      <w:marBottom w:val="0"/>
      <w:divBdr>
        <w:top w:val="none" w:sz="0" w:space="0" w:color="auto"/>
        <w:left w:val="none" w:sz="0" w:space="0" w:color="auto"/>
        <w:bottom w:val="none" w:sz="0" w:space="0" w:color="auto"/>
        <w:right w:val="none" w:sz="0" w:space="0" w:color="auto"/>
      </w:divBdr>
    </w:div>
    <w:div w:id="1683509878">
      <w:bodyDiv w:val="1"/>
      <w:marLeft w:val="0"/>
      <w:marRight w:val="0"/>
      <w:marTop w:val="0"/>
      <w:marBottom w:val="0"/>
      <w:divBdr>
        <w:top w:val="none" w:sz="0" w:space="0" w:color="auto"/>
        <w:left w:val="none" w:sz="0" w:space="0" w:color="auto"/>
        <w:bottom w:val="none" w:sz="0" w:space="0" w:color="auto"/>
        <w:right w:val="none" w:sz="0" w:space="0" w:color="auto"/>
      </w:divBdr>
    </w:div>
    <w:div w:id="1694569343">
      <w:bodyDiv w:val="1"/>
      <w:marLeft w:val="0"/>
      <w:marRight w:val="0"/>
      <w:marTop w:val="0"/>
      <w:marBottom w:val="0"/>
      <w:divBdr>
        <w:top w:val="none" w:sz="0" w:space="0" w:color="auto"/>
        <w:left w:val="none" w:sz="0" w:space="0" w:color="auto"/>
        <w:bottom w:val="none" w:sz="0" w:space="0" w:color="auto"/>
        <w:right w:val="none" w:sz="0" w:space="0" w:color="auto"/>
      </w:divBdr>
    </w:div>
    <w:div w:id="1861234563">
      <w:bodyDiv w:val="1"/>
      <w:marLeft w:val="0"/>
      <w:marRight w:val="0"/>
      <w:marTop w:val="0"/>
      <w:marBottom w:val="0"/>
      <w:divBdr>
        <w:top w:val="none" w:sz="0" w:space="0" w:color="auto"/>
        <w:left w:val="none" w:sz="0" w:space="0" w:color="auto"/>
        <w:bottom w:val="none" w:sz="0" w:space="0" w:color="auto"/>
        <w:right w:val="none" w:sz="0" w:space="0" w:color="auto"/>
      </w:divBdr>
    </w:div>
    <w:div w:id="2010718185">
      <w:bodyDiv w:val="1"/>
      <w:marLeft w:val="0"/>
      <w:marRight w:val="0"/>
      <w:marTop w:val="0"/>
      <w:marBottom w:val="0"/>
      <w:divBdr>
        <w:top w:val="none" w:sz="0" w:space="0" w:color="auto"/>
        <w:left w:val="none" w:sz="0" w:space="0" w:color="auto"/>
        <w:bottom w:val="none" w:sz="0" w:space="0" w:color="auto"/>
        <w:right w:val="none" w:sz="0" w:space="0" w:color="auto"/>
      </w:divBdr>
    </w:div>
    <w:div w:id="2081633458">
      <w:bodyDiv w:val="1"/>
      <w:marLeft w:val="0"/>
      <w:marRight w:val="0"/>
      <w:marTop w:val="0"/>
      <w:marBottom w:val="0"/>
      <w:divBdr>
        <w:top w:val="none" w:sz="0" w:space="0" w:color="auto"/>
        <w:left w:val="none" w:sz="0" w:space="0" w:color="auto"/>
        <w:bottom w:val="none" w:sz="0" w:space="0" w:color="auto"/>
        <w:right w:val="none" w:sz="0" w:space="0" w:color="auto"/>
      </w:divBdr>
    </w:div>
    <w:div w:id="20988200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image" Target="media/image6.wmf"/><Relationship Id="rId39" Type="http://schemas.openxmlformats.org/officeDocument/2006/relationships/oleObject" Target="embeddings/oleObject9.bin"/><Relationship Id="rId21" Type="http://schemas.openxmlformats.org/officeDocument/2006/relationships/header" Target="header5.xml"/><Relationship Id="rId34" Type="http://schemas.openxmlformats.org/officeDocument/2006/relationships/image" Target="media/image9.wmf"/><Relationship Id="rId42"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oleObject" Target="embeddings/oleObject3.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oleObject" Target="embeddings/oleObject1.bin"/><Relationship Id="rId32" Type="http://schemas.openxmlformats.org/officeDocument/2006/relationships/image" Target="media/image8.wmf"/><Relationship Id="rId37" Type="http://schemas.openxmlformats.org/officeDocument/2006/relationships/oleObject" Target="embeddings/oleObject8.bin"/><Relationship Id="rId40"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5.wmf"/><Relationship Id="rId28" Type="http://schemas.openxmlformats.org/officeDocument/2006/relationships/image" Target="media/image7.wmf"/><Relationship Id="rId36" Type="http://schemas.openxmlformats.org/officeDocument/2006/relationships/image" Target="media/image10.wmf"/><Relationship Id="rId10" Type="http://schemas.openxmlformats.org/officeDocument/2006/relationships/image" Target="media/image4.jpeg"/><Relationship Id="rId19" Type="http://schemas.openxmlformats.org/officeDocument/2006/relationships/footer" Target="footer3.xml"/><Relationship Id="rId31"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oleObject" Target="embeddings/oleObject2.bin"/><Relationship Id="rId30" Type="http://schemas.openxmlformats.org/officeDocument/2006/relationships/oleObject" Target="embeddings/oleObject4.bin"/><Relationship Id="rId35" Type="http://schemas.openxmlformats.org/officeDocument/2006/relationships/oleObject" Target="embeddings/oleObject7.bin"/><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footer" Target="footer2.xml"/><Relationship Id="rId25" Type="http://schemas.microsoft.com/office/2018/08/relationships/commentsExtensible" Target="commentsExtensible.xml"/><Relationship Id="rId33" Type="http://schemas.openxmlformats.org/officeDocument/2006/relationships/oleObject" Target="embeddings/oleObject6.bin"/><Relationship Id="rId38" Type="http://schemas.openxmlformats.org/officeDocument/2006/relationships/image" Target="media/image11.wm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F9AD0A-BBC4-41EF-B8C1-D3C7C7DAD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1113</TotalTime>
  <Pages>12</Pages>
  <Words>600</Words>
  <Characters>3424</Characters>
  <Application>Microsoft Office Word</Application>
  <DocSecurity>0</DocSecurity>
  <Lines>28</Lines>
  <Paragraphs>8</Paragraphs>
  <ScaleCrop>false</ScaleCrop>
  <Company>China</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77137191@qq.com</cp:lastModifiedBy>
  <cp:revision>175</cp:revision>
  <cp:lastPrinted>2024-11-26T03:37:00Z</cp:lastPrinted>
  <dcterms:created xsi:type="dcterms:W3CDTF">2020-05-04T06:48:00Z</dcterms:created>
  <dcterms:modified xsi:type="dcterms:W3CDTF">2025-04-23T03:10:00Z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